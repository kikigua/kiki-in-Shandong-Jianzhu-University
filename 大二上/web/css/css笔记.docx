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b/>
          <w:bCs/>
          <w:i w:val="0"/>
          <w:iCs w:val="0"/>
          <w:caps w:val="0"/>
          <w:color w:val="000000"/>
          <w:spacing w:val="24"/>
          <w:sz w:val="30"/>
          <w:szCs w:val="30"/>
          <w:shd w:val="clear" w:fill="FFFFFF"/>
        </w:rPr>
      </w:pPr>
      <w:r>
        <w:rPr>
          <w:rFonts w:hint="eastAsia" w:ascii="黑体" w:hAnsi="黑体" w:eastAsia="黑体" w:cs="黑体"/>
          <w:b/>
          <w:bCs/>
          <w:i w:val="0"/>
          <w:iCs w:val="0"/>
          <w:caps w:val="0"/>
          <w:color w:val="000000"/>
          <w:spacing w:val="24"/>
          <w:sz w:val="30"/>
          <w:szCs w:val="30"/>
          <w:shd w:val="clear" w:fill="FFFFFF"/>
        </w:rPr>
        <w:t>CSS基础</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b/>
          <w:bCs/>
          <w:i w:val="0"/>
          <w:iCs w:val="0"/>
          <w:caps w:val="0"/>
          <w:color w:val="000000"/>
          <w:spacing w:val="24"/>
          <w:kern w:val="0"/>
          <w:sz w:val="30"/>
          <w:szCs w:val="30"/>
          <w:bdr w:val="single" w:color="916DD5" w:sz="24" w:space="0"/>
          <w:shd w:val="clear" w:fill="FFFFFF"/>
          <w:lang w:val="en-US" w:eastAsia="zh-CN" w:bidi="ar"/>
        </w:rPr>
      </w:pPr>
      <w:r>
        <w:rPr>
          <w:rFonts w:hint="eastAsia" w:ascii="黑体" w:hAnsi="黑体" w:eastAsia="黑体" w:cs="黑体"/>
          <w:b/>
          <w:bCs/>
          <w:i w:val="0"/>
          <w:iCs w:val="0"/>
          <w:caps w:val="0"/>
          <w:color w:val="000000"/>
          <w:spacing w:val="24"/>
          <w:kern w:val="0"/>
          <w:sz w:val="30"/>
          <w:szCs w:val="30"/>
          <w:bdr w:val="single" w:color="916DD5" w:sz="24" w:space="0"/>
          <w:shd w:val="clear" w:fill="FFFFFF"/>
          <w:lang w:val="en-US" w:eastAsia="zh-CN" w:bidi="ar"/>
        </w:rPr>
        <w:t>Css构造块</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HTML的局限性</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HTML满足不了设计者的需求，可以将</w:t>
      </w:r>
      <w:r>
        <w:rPr>
          <w:rFonts w:hint="eastAsia" w:ascii="黑体" w:hAnsi="黑体" w:eastAsia="黑体" w:cs="黑体"/>
          <w:b/>
          <w:bCs/>
          <w:i w:val="0"/>
          <w:iCs w:val="0"/>
          <w:caps w:val="0"/>
          <w:color w:val="FF502C"/>
          <w:spacing w:val="24"/>
          <w:sz w:val="19"/>
          <w:szCs w:val="19"/>
          <w:shd w:val="clear" w:fill="FFFFFF"/>
        </w:rPr>
        <w:t>网页结构与样式相分离</w:t>
      </w:r>
      <w:r>
        <w:rPr>
          <w:rFonts w:hint="eastAsia" w:ascii="黑体" w:hAnsi="黑体" w:eastAsia="黑体" w:cs="黑体"/>
          <w:i w:val="0"/>
          <w:iCs w:val="0"/>
          <w:caps w:val="0"/>
          <w:color w:val="000000"/>
          <w:spacing w:val="24"/>
          <w:sz w:val="18"/>
          <w:szCs w:val="18"/>
          <w:shd w:val="clear" w:fill="FFFFFF"/>
        </w:rPr>
        <w:t>，这样就可以在不更改网页结构的前提下，更换网站的样式。</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操作html属性不方便</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HTML里面添加样式带来的是无尽的臃肿和繁琐</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 CSS网页的美容师</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让我们的网页更加丰富多彩，布局更加灵活自如。</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CSS最大的贡献：让HTML从样式中脱离，实现了HTML专注去做</w:t>
      </w:r>
      <w:r>
        <w:rPr>
          <w:rFonts w:hint="eastAsia" w:ascii="黑体" w:hAnsi="黑体" w:eastAsia="黑体" w:cs="黑体"/>
          <w:b/>
          <w:bCs/>
          <w:i w:val="0"/>
          <w:iCs w:val="0"/>
          <w:caps w:val="0"/>
          <w:color w:val="FF502C"/>
          <w:spacing w:val="24"/>
          <w:sz w:val="19"/>
          <w:szCs w:val="19"/>
          <w:shd w:val="clear" w:fill="FFFFFF"/>
        </w:rPr>
        <w:t>结构呈现</w:t>
      </w:r>
      <w:r>
        <w:rPr>
          <w:rFonts w:hint="eastAsia" w:ascii="黑体" w:hAnsi="黑体" w:eastAsia="黑体" w:cs="黑体"/>
          <w:i w:val="0"/>
          <w:iCs w:val="0"/>
          <w:caps w:val="0"/>
          <w:color w:val="000000"/>
          <w:spacing w:val="24"/>
          <w:sz w:val="18"/>
          <w:szCs w:val="18"/>
          <w:shd w:val="clear" w:fill="FFFFFF"/>
        </w:rPr>
        <w:t>，样式交给CSS</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CSS</w:t>
      </w:r>
      <w:r>
        <w:rPr>
          <w:rStyle w:val="11"/>
          <w:rFonts w:hint="eastAsia" w:ascii="黑体" w:hAnsi="黑体" w:eastAsia="黑体" w:cs="黑体"/>
          <w:i w:val="0"/>
          <w:iCs w:val="0"/>
          <w:caps w:val="0"/>
          <w:color w:val="916DD5"/>
          <w:spacing w:val="24"/>
          <w:sz w:val="16"/>
          <w:szCs w:val="16"/>
          <w:shd w:val="clear" w:fill="FFFFFF"/>
          <w:lang w:val="en-US" w:eastAsia="zh-CN"/>
        </w:rPr>
        <w:t xml:space="preserve">  </w:t>
      </w:r>
      <w:r>
        <w:rPr>
          <w:rFonts w:hint="eastAsia" w:ascii="黑体" w:hAnsi="黑体" w:eastAsia="黑体" w:cs="黑体"/>
          <w:i w:val="0"/>
          <w:iCs w:val="0"/>
          <w:caps w:val="0"/>
          <w:color w:val="000000"/>
          <w:spacing w:val="24"/>
          <w:sz w:val="16"/>
          <w:szCs w:val="16"/>
          <w:shd w:val="clear" w:fill="FFFFFF"/>
        </w:rPr>
        <w:t>CSS(Cascading Style Sheets)通常称为CSS样式表或层叠样式表(级联样式表)。</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1"/>
          <w:rFonts w:hint="eastAsia" w:ascii="黑体" w:hAnsi="黑体" w:eastAsia="黑体" w:cs="黑体"/>
          <w:i w:val="0"/>
          <w:iCs w:val="0"/>
          <w:caps w:val="0"/>
          <w:color w:val="000000"/>
          <w:spacing w:val="24"/>
          <w:sz w:val="18"/>
          <w:szCs w:val="18"/>
          <w:shd w:val="clear" w:fill="FFFFFF"/>
        </w:rPr>
        <w:t>作用</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主要用于设置HTML页面中的文本内容(字体、大小、对齐方式等)\图片的外形(宽高、边框样式、边距等)以及版面的布局和外观显示样式。</w:t>
      </w:r>
    </w:p>
    <w:p>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CSS以HTML为基础，提供了丰富的功能，如字体、样式、背景的控制及整体排版等，而且可以针对不同的浏览器设置不同的样式。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4. CSS注释</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7400"/>
          <w:spacing w:val="24"/>
          <w:sz w:val="14"/>
          <w:szCs w:val="14"/>
          <w:shd w:val="clear" w:fill="FFFFFF"/>
        </w:rPr>
        <w:t>/* 这是注释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引入CSS样式表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1.行内式(内联样式)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通过标签的style属性来设置元素的样式</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style</w:t>
      </w:r>
      <w:r>
        <w:rPr>
          <w:rFonts w:hint="eastAsia" w:ascii="黑体" w:hAnsi="黑体" w:eastAsia="黑体" w:cs="黑体"/>
          <w:i w:val="0"/>
          <w:iCs w:val="0"/>
          <w:caps w:val="0"/>
          <w:color w:val="000000"/>
          <w:spacing w:val="24"/>
          <w:sz w:val="18"/>
          <w:szCs w:val="18"/>
          <w:shd w:val="clear" w:fill="FFFFFF"/>
        </w:rPr>
        <w:t>其实就是标签的属性</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样式属性和值中间是</w:t>
      </w:r>
      <w:r>
        <w:rPr>
          <w:rFonts w:hint="eastAsia" w:ascii="黑体" w:hAnsi="黑体" w:eastAsia="黑体" w:cs="黑体"/>
          <w:b/>
          <w:bCs/>
          <w:i w:val="0"/>
          <w:iCs w:val="0"/>
          <w:caps w:val="0"/>
          <w:color w:val="FF502C"/>
          <w:spacing w:val="24"/>
          <w:sz w:val="19"/>
          <w:szCs w:val="19"/>
          <w:shd w:val="clear" w:fill="FFFFFF"/>
        </w:rPr>
        <w:t>:</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多组属性值直接用</w:t>
      </w:r>
      <w:r>
        <w:rPr>
          <w:rFonts w:hint="eastAsia" w:ascii="黑体" w:hAnsi="黑体" w:eastAsia="黑体" w:cs="黑体"/>
          <w:b/>
          <w:bCs/>
          <w:i w:val="0"/>
          <w:iCs w:val="0"/>
          <w:caps w:val="0"/>
          <w:color w:val="FF502C"/>
          <w:spacing w:val="24"/>
          <w:sz w:val="19"/>
          <w:szCs w:val="19"/>
          <w:shd w:val="clear" w:fill="FFFFFF"/>
        </w:rPr>
        <w:t>;</w:t>
      </w:r>
      <w:r>
        <w:rPr>
          <w:rFonts w:hint="eastAsia" w:ascii="黑体" w:hAnsi="黑体" w:eastAsia="黑体" w:cs="黑体"/>
          <w:i w:val="0"/>
          <w:iCs w:val="0"/>
          <w:caps w:val="0"/>
          <w:color w:val="000000"/>
          <w:spacing w:val="24"/>
          <w:sz w:val="18"/>
          <w:szCs w:val="18"/>
          <w:shd w:val="clear" w:fill="FFFFFF"/>
        </w:rPr>
        <w:t>隔开</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只能控制当前的标签和以及嵌套在其中的字标签，造成代码冗余。</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1"/>
          <w:rFonts w:hint="eastAsia" w:ascii="黑体" w:hAnsi="黑体" w:eastAsia="黑体" w:cs="黑体"/>
          <w:i w:val="0"/>
          <w:iCs w:val="0"/>
          <w:caps w:val="0"/>
          <w:color w:val="000000"/>
          <w:spacing w:val="24"/>
          <w:sz w:val="18"/>
          <w:szCs w:val="18"/>
          <w:shd w:val="clear" w:fill="FFFFFF"/>
        </w:rPr>
        <w:t>缺点:</w:t>
      </w:r>
      <w:r>
        <w:rPr>
          <w:rFonts w:hint="eastAsia" w:ascii="黑体" w:hAnsi="黑体" w:eastAsia="黑体" w:cs="黑体"/>
          <w:i w:val="0"/>
          <w:iCs w:val="0"/>
          <w:caps w:val="0"/>
          <w:color w:val="000000"/>
          <w:spacing w:val="24"/>
          <w:sz w:val="18"/>
          <w:szCs w:val="18"/>
          <w:shd w:val="clear" w:fill="FFFFFF"/>
        </w:rPr>
        <w:t>没有实现样式和结构相分离。</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&lt;标签名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="属性1:属性值1; 属性2:属性值2; 属性3:属性值3;"&gt; 内容 &lt;/标签名&gt;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例如：</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div</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red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font-size</w:t>
      </w:r>
      <w:r>
        <w:rPr>
          <w:rStyle w:val="12"/>
          <w:rFonts w:hint="eastAsia" w:ascii="黑体" w:hAnsi="黑体" w:eastAsia="黑体" w:cs="黑体"/>
          <w:i w:val="0"/>
          <w:iCs w:val="0"/>
          <w:caps w:val="0"/>
          <w:color w:val="000000"/>
          <w:spacing w:val="24"/>
          <w:sz w:val="14"/>
          <w:szCs w:val="14"/>
          <w:shd w:val="clear" w:fill="FFFFFF"/>
        </w:rPr>
        <w:t>: 12</w:t>
      </w:r>
      <w:r>
        <w:rPr>
          <w:rStyle w:val="12"/>
          <w:rFonts w:hint="eastAsia" w:ascii="黑体" w:hAnsi="黑体" w:eastAsia="黑体" w:cs="黑体"/>
          <w:i w:val="0"/>
          <w:iCs w:val="0"/>
          <w:caps w:val="0"/>
          <w:color w:val="AA0D91"/>
          <w:spacing w:val="24"/>
          <w:sz w:val="14"/>
          <w:szCs w:val="14"/>
          <w:shd w:val="clear" w:fill="FFFFFF"/>
        </w:rPr>
        <w:t>px</w:t>
      </w:r>
      <w:r>
        <w:rPr>
          <w:rStyle w:val="12"/>
          <w:rFonts w:hint="eastAsia" w:ascii="黑体" w:hAnsi="黑体" w:eastAsia="黑体" w:cs="黑体"/>
          <w:i w:val="0"/>
          <w:iCs w:val="0"/>
          <w:caps w:val="0"/>
          <w:color w:val="000000"/>
          <w:spacing w:val="24"/>
          <w:sz w:val="14"/>
          <w:szCs w:val="14"/>
          <w:shd w:val="clear" w:fill="FFFFFF"/>
        </w:rPr>
        <w:t>;"&gt;青春不常在，抓紧谈恋爱&lt;/</w:t>
      </w:r>
      <w:r>
        <w:rPr>
          <w:rStyle w:val="12"/>
          <w:rFonts w:hint="eastAsia" w:ascii="黑体" w:hAnsi="黑体" w:eastAsia="黑体" w:cs="黑体"/>
          <w:i w:val="0"/>
          <w:iCs w:val="0"/>
          <w:caps w:val="0"/>
          <w:color w:val="AA0D91"/>
          <w:spacing w:val="24"/>
          <w:sz w:val="14"/>
          <w:szCs w:val="14"/>
          <w:shd w:val="clear" w:fill="FFFFFF"/>
        </w:rPr>
        <w:t>div</w:t>
      </w:r>
      <w:r>
        <w:rPr>
          <w:rStyle w:val="12"/>
          <w:rFonts w:hint="eastAsia" w:ascii="黑体" w:hAnsi="黑体" w:eastAsia="黑体" w:cs="黑体"/>
          <w:i w:val="0"/>
          <w:iCs w:val="0"/>
          <w:caps w:val="0"/>
          <w:color w:val="000000"/>
          <w:spacing w:val="24"/>
          <w:sz w:val="14"/>
          <w:szCs w:val="14"/>
          <w:shd w:val="clear" w:fill="FFFFFF"/>
        </w:rPr>
        <w:t>&gt;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2.内部样式表(内嵌样式表)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也称为内嵌式，将CSS代码集中写在HTML文档的head头部标签中，并且用style标签定义。</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style标签一般位于head标签中，当然理论上他可以放在HTML文档的任何地方。</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type="text/css"  在html5中可以省略。</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只能控制当前的页面</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1"/>
          <w:rFonts w:hint="eastAsia" w:ascii="黑体" w:hAnsi="黑体" w:eastAsia="黑体" w:cs="黑体"/>
          <w:i w:val="0"/>
          <w:iCs w:val="0"/>
          <w:caps w:val="0"/>
          <w:color w:val="000000"/>
          <w:spacing w:val="24"/>
          <w:sz w:val="18"/>
          <w:szCs w:val="18"/>
          <w:shd w:val="clear" w:fill="FFFFFF"/>
        </w:rPr>
        <w:t>缺点:</w:t>
      </w:r>
      <w:r>
        <w:rPr>
          <w:rFonts w:hint="eastAsia" w:ascii="黑体" w:hAnsi="黑体" w:eastAsia="黑体" w:cs="黑体"/>
          <w:i w:val="0"/>
          <w:iCs w:val="0"/>
          <w:caps w:val="0"/>
          <w:color w:val="000000"/>
          <w:spacing w:val="24"/>
          <w:sz w:val="18"/>
          <w:szCs w:val="18"/>
          <w:shd w:val="clear" w:fill="FFFFFF"/>
        </w:rPr>
        <w:t>没有彻底分离结构与样式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head</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type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text</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CSS</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选择器（选择的标签） {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属性1: 属性值1;</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属性2: 属性值2;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属性3: 属性值3;</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head</w:t>
      </w:r>
      <w:r>
        <w:rPr>
          <w:rStyle w:val="12"/>
          <w:rFonts w:hint="eastAsia" w:ascii="黑体" w:hAnsi="黑体" w:eastAsia="黑体" w:cs="黑体"/>
          <w:i w:val="0"/>
          <w:iCs w:val="0"/>
          <w:caps w:val="0"/>
          <w:color w:val="000000"/>
          <w:spacing w:val="24"/>
          <w:sz w:val="14"/>
          <w:szCs w:val="14"/>
          <w:shd w:val="clear" w:fill="FFFFFF"/>
        </w:rPr>
        <w:t>&gt;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「3.外部样式表(外链式)」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也称</w:t>
      </w:r>
      <w:r>
        <w:rPr>
          <w:rFonts w:hint="eastAsia" w:ascii="黑体" w:hAnsi="黑体" w:eastAsia="黑体" w:cs="黑体"/>
          <w:b/>
          <w:bCs/>
          <w:i w:val="0"/>
          <w:iCs w:val="0"/>
          <w:caps w:val="0"/>
          <w:color w:val="FF502C"/>
          <w:spacing w:val="24"/>
          <w:sz w:val="19"/>
          <w:szCs w:val="19"/>
          <w:shd w:val="clear" w:fill="FFFFFF"/>
        </w:rPr>
        <w:t>链入式</w:t>
      </w:r>
      <w:r>
        <w:rPr>
          <w:rFonts w:hint="eastAsia" w:ascii="黑体" w:hAnsi="黑体" w:eastAsia="黑体" w:cs="黑体"/>
          <w:i w:val="0"/>
          <w:iCs w:val="0"/>
          <w:caps w:val="0"/>
          <w:color w:val="000000"/>
          <w:spacing w:val="24"/>
          <w:sz w:val="16"/>
          <w:szCs w:val="16"/>
          <w:shd w:val="clear" w:fill="FFFFFF"/>
        </w:rPr>
        <w:t>，是将所有的样式放在一个或多个以</w:t>
      </w:r>
      <w:r>
        <w:rPr>
          <w:rFonts w:hint="eastAsia" w:ascii="黑体" w:hAnsi="黑体" w:eastAsia="黑体" w:cs="黑体"/>
          <w:b/>
          <w:bCs/>
          <w:i w:val="0"/>
          <w:iCs w:val="0"/>
          <w:caps w:val="0"/>
          <w:color w:val="FF502C"/>
          <w:spacing w:val="24"/>
          <w:sz w:val="19"/>
          <w:szCs w:val="19"/>
          <w:shd w:val="clear" w:fill="FFFFFF"/>
        </w:rPr>
        <w:t>.css</w:t>
      </w:r>
      <w:r>
        <w:rPr>
          <w:rFonts w:hint="eastAsia" w:ascii="黑体" w:hAnsi="黑体" w:eastAsia="黑体" w:cs="黑体"/>
          <w:i w:val="0"/>
          <w:iCs w:val="0"/>
          <w:caps w:val="0"/>
          <w:color w:val="000000"/>
          <w:spacing w:val="24"/>
          <w:sz w:val="16"/>
          <w:szCs w:val="16"/>
          <w:shd w:val="clear" w:fill="FFFFFF"/>
        </w:rPr>
        <w:t>为扩展名的外部样式表文件中，通过</w:t>
      </w:r>
      <w:r>
        <w:rPr>
          <w:rFonts w:hint="eastAsia" w:ascii="黑体" w:hAnsi="黑体" w:eastAsia="黑体" w:cs="黑体"/>
          <w:b/>
          <w:bCs/>
          <w:i w:val="0"/>
          <w:iCs w:val="0"/>
          <w:caps w:val="0"/>
          <w:color w:val="FF502C"/>
          <w:spacing w:val="24"/>
          <w:sz w:val="19"/>
          <w:szCs w:val="19"/>
          <w:shd w:val="clear" w:fill="FFFFFF"/>
        </w:rPr>
        <w:t>link</w:t>
      </w:r>
      <w:r>
        <w:rPr>
          <w:rFonts w:hint="eastAsia" w:ascii="黑体" w:hAnsi="黑体" w:eastAsia="黑体" w:cs="黑体"/>
          <w:i w:val="0"/>
          <w:iCs w:val="0"/>
          <w:caps w:val="0"/>
          <w:color w:val="000000"/>
          <w:spacing w:val="24"/>
          <w:sz w:val="16"/>
          <w:szCs w:val="16"/>
          <w:shd w:val="clear" w:fill="FFFFFF"/>
        </w:rPr>
        <w:t>标签将外部样式表文件链接到HTML文档中。</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rel</w:t>
      </w:r>
      <w:r>
        <w:rPr>
          <w:rFonts w:hint="eastAsia" w:ascii="黑体" w:hAnsi="黑体" w:eastAsia="黑体" w:cs="黑体"/>
          <w:i w:val="0"/>
          <w:iCs w:val="0"/>
          <w:caps w:val="0"/>
          <w:color w:val="000000"/>
          <w:spacing w:val="24"/>
          <w:sz w:val="18"/>
          <w:szCs w:val="18"/>
          <w:shd w:val="clear" w:fill="FFFFFF"/>
        </w:rPr>
        <w:t>:定义当前文档与被链接文档之间的关系，在这里需要指定为“stylesheet”，表示被链接的文档是一个样式表文件。</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href</w:t>
      </w:r>
      <w:r>
        <w:rPr>
          <w:rFonts w:hint="eastAsia" w:ascii="黑体" w:hAnsi="黑体" w:eastAsia="黑体" w:cs="黑体"/>
          <w:i w:val="0"/>
          <w:iCs w:val="0"/>
          <w:caps w:val="0"/>
          <w:color w:val="000000"/>
          <w:spacing w:val="24"/>
          <w:sz w:val="18"/>
          <w:szCs w:val="18"/>
          <w:shd w:val="clear" w:fill="FFFFFF"/>
        </w:rPr>
        <w:t>:定义所链接外部样式表文件的URL，可以是相对路径，也可以是绝对路径。</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link</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rel</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stylesheet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href</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index</w:t>
      </w:r>
      <w:r>
        <w:rPr>
          <w:rStyle w:val="12"/>
          <w:rFonts w:hint="eastAsia" w:ascii="黑体" w:hAnsi="黑体" w:eastAsia="黑体" w:cs="黑体"/>
          <w:i w:val="0"/>
          <w:iCs w:val="0"/>
          <w:caps w:val="0"/>
          <w:color w:val="9B703F"/>
          <w:spacing w:val="24"/>
          <w:sz w:val="14"/>
          <w:szCs w:val="14"/>
          <w:shd w:val="clear" w:fill="FFFFFF"/>
        </w:rPr>
        <w:t>.css</w:t>
      </w:r>
      <w:r>
        <w:rPr>
          <w:rStyle w:val="12"/>
          <w:rFonts w:hint="eastAsia" w:ascii="黑体" w:hAnsi="黑体" w:eastAsia="黑体" w:cs="黑体"/>
          <w:i w:val="0"/>
          <w:iCs w:val="0"/>
          <w:caps w:val="0"/>
          <w:color w:val="000000"/>
          <w:spacing w:val="24"/>
          <w:sz w:val="14"/>
          <w:szCs w:val="14"/>
          <w:shd w:val="clear" w:fill="FFFFFF"/>
        </w:rPr>
        <w:t>"&gt;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FF0000"/>
          <w:spacing w:val="24"/>
          <w:sz w:val="16"/>
          <w:szCs w:val="16"/>
        </w:rPr>
      </w:pPr>
      <w:r>
        <w:rPr>
          <w:rStyle w:val="11"/>
          <w:rFonts w:hint="eastAsia" w:ascii="黑体" w:hAnsi="黑体" w:eastAsia="黑体" w:cs="黑体"/>
          <w:i w:val="0"/>
          <w:iCs w:val="0"/>
          <w:caps w:val="0"/>
          <w:color w:val="FF0000"/>
          <w:spacing w:val="24"/>
          <w:sz w:val="16"/>
          <w:szCs w:val="16"/>
          <w:shd w:val="clear" w:fill="FFFFFF"/>
        </w:rPr>
        <w:t>「4.团队约定-代码风格」</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7400"/>
          <w:spacing w:val="24"/>
          <w:sz w:val="14"/>
          <w:szCs w:val="14"/>
          <w:shd w:val="clear" w:fill="FFFFFF"/>
        </w:rPr>
        <w:t>/*1.紧凑格式 (Compact)*/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h3</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deeppink;</w:t>
      </w:r>
      <w:r>
        <w:rPr>
          <w:rStyle w:val="12"/>
          <w:rFonts w:hint="eastAsia" w:ascii="黑体" w:hAnsi="黑体" w:eastAsia="黑体" w:cs="黑体"/>
          <w:i w:val="0"/>
          <w:iCs w:val="0"/>
          <w:caps w:val="0"/>
          <w:color w:val="AA0D91"/>
          <w:spacing w:val="24"/>
          <w:sz w:val="14"/>
          <w:szCs w:val="14"/>
          <w:shd w:val="clear" w:fill="FFFFFF"/>
        </w:rPr>
        <w:t>font-size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20px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2.一种是展开格式</w:t>
      </w:r>
      <w:r>
        <w:rPr>
          <w:rStyle w:val="12"/>
          <w:rFonts w:hint="eastAsia" w:ascii="黑体" w:hAnsi="黑体" w:eastAsia="黑体" w:cs="黑体"/>
          <w:i w:val="0"/>
          <w:iCs w:val="0"/>
          <w:caps w:val="0"/>
          <w:color w:val="FF0000"/>
          <w:spacing w:val="24"/>
          <w:sz w:val="14"/>
          <w:szCs w:val="14"/>
          <w:shd w:val="clear" w:fill="FFFFFF"/>
        </w:rPr>
        <w:t>（推荐</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h3</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deeppink;</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font-size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20px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7400"/>
          <w:spacing w:val="24"/>
          <w:sz w:val="14"/>
          <w:szCs w:val="14"/>
          <w:shd w:val="clear" w:fill="FFFFFF"/>
        </w:rPr>
        <w:t>/* 团队约定-代码大小写*/</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7400"/>
          <w:spacing w:val="24"/>
          <w:sz w:val="14"/>
          <w:szCs w:val="14"/>
          <w:shd w:val="clear" w:fill="FFFFFF"/>
        </w:rPr>
        <w:t>/* 样式选择器，属性名，属性值关键字全部使用小写字母书写，属性字符串允许使用大小写。*/</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FF0000"/>
          <w:spacing w:val="24"/>
          <w:sz w:val="14"/>
          <w:szCs w:val="14"/>
          <w:shd w:val="clear" w:fill="FFFFFF"/>
        </w:rPr>
        <w:t>/* 推荐 */</w:t>
      </w:r>
      <w:r>
        <w:rPr>
          <w:rStyle w:val="12"/>
          <w:rFonts w:hint="eastAsia" w:ascii="黑体" w:hAnsi="黑体" w:eastAsia="黑体" w:cs="黑体"/>
          <w:i w:val="0"/>
          <w:iCs w:val="0"/>
          <w:caps w:val="0"/>
          <w:color w:val="FF0000"/>
          <w:spacing w:val="24"/>
          <w:sz w:val="14"/>
          <w:szCs w:val="14"/>
          <w:shd w:val="clear" w:fill="FFFFFF"/>
          <w:lang w:eastAsia="zh-CN"/>
        </w:rPr>
        <w:t>【</w:t>
      </w:r>
      <w:r>
        <w:rPr>
          <w:rStyle w:val="12"/>
          <w:rFonts w:hint="eastAsia" w:ascii="黑体" w:hAnsi="黑体" w:eastAsia="黑体" w:cs="黑体"/>
          <w:i w:val="0"/>
          <w:iCs w:val="0"/>
          <w:caps w:val="0"/>
          <w:color w:val="FF0000"/>
          <w:spacing w:val="24"/>
          <w:sz w:val="14"/>
          <w:szCs w:val="14"/>
          <w:shd w:val="clear" w:fill="FFFFFF"/>
          <w:lang w:val="en-US" w:eastAsia="zh-CN"/>
        </w:rPr>
        <w:t>ctrl+/</w:t>
      </w:r>
      <w:r>
        <w:rPr>
          <w:rStyle w:val="12"/>
          <w:rFonts w:hint="eastAsia" w:ascii="黑体" w:hAnsi="黑体" w:eastAsia="黑体" w:cs="黑体"/>
          <w:i w:val="0"/>
          <w:iCs w:val="0"/>
          <w:caps w:val="0"/>
          <w:color w:val="FF0000"/>
          <w:spacing w:val="24"/>
          <w:sz w:val="14"/>
          <w:szCs w:val="14"/>
          <w:shd w:val="clear" w:fill="FFFFFF"/>
          <w:lang w:eastAsia="zh-CN"/>
        </w:rPr>
        <w:t>】</w:t>
      </w:r>
      <w:r>
        <w:rPr>
          <w:rStyle w:val="12"/>
          <w:rFonts w:hint="eastAsia" w:ascii="黑体" w:hAnsi="黑体" w:eastAsia="黑体" w:cs="黑体"/>
          <w:i w:val="0"/>
          <w:iCs w:val="0"/>
          <w:caps w:val="0"/>
          <w:color w:val="FF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h3</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pink;</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7400"/>
          <w:spacing w:val="24"/>
          <w:sz w:val="14"/>
          <w:szCs w:val="14"/>
          <w:shd w:val="clear" w:fill="FFFFFF"/>
        </w:rPr>
        <w:t>/* 不推荐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H3</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PINK;</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p>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CSS基础选择器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CSS选择器作用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找到指定的HTML页面元素，选择标签。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CSS基础选择器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21"/>
          <w:szCs w:val="21"/>
        </w:rPr>
      </w:pPr>
      <w:r>
        <w:rPr>
          <w:rStyle w:val="11"/>
          <w:rFonts w:hint="eastAsia" w:ascii="黑体" w:hAnsi="黑体" w:eastAsia="黑体" w:cs="黑体"/>
          <w:i w:val="0"/>
          <w:iCs w:val="0"/>
          <w:caps w:val="0"/>
          <w:color w:val="916DD5"/>
          <w:spacing w:val="24"/>
          <w:sz w:val="21"/>
          <w:szCs w:val="21"/>
          <w:shd w:val="clear" w:fill="FFFFFF"/>
        </w:rPr>
        <w:t>「1. 标签选择器」</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标签选择器（元素选择器）是指用</w:t>
      </w:r>
      <w:r>
        <w:rPr>
          <w:rFonts w:hint="eastAsia" w:ascii="黑体" w:hAnsi="黑体" w:eastAsia="黑体" w:cs="黑体"/>
          <w:b/>
          <w:bCs/>
          <w:i w:val="0"/>
          <w:iCs w:val="0"/>
          <w:caps w:val="0"/>
          <w:color w:val="FF502C"/>
          <w:spacing w:val="24"/>
          <w:sz w:val="19"/>
          <w:szCs w:val="19"/>
          <w:highlight w:val="yellow"/>
          <w:shd w:val="clear" w:fill="FFFFFF"/>
        </w:rPr>
        <w:t>HTM</w:t>
      </w:r>
      <w:r>
        <w:rPr>
          <w:rFonts w:hint="eastAsia" w:ascii="黑体" w:hAnsi="黑体" w:eastAsia="黑体" w:cs="黑体"/>
          <w:b/>
          <w:bCs/>
          <w:i w:val="0"/>
          <w:iCs w:val="0"/>
          <w:caps w:val="0"/>
          <w:color w:val="FF502C"/>
          <w:spacing w:val="24"/>
          <w:sz w:val="19"/>
          <w:szCs w:val="19"/>
          <w:highlight w:val="yellow"/>
          <w:shd w:val="clear" w:fill="FFFFFF"/>
        </w:rPr>
        <w:t>L标签名</w:t>
      </w:r>
      <w:r>
        <w:rPr>
          <w:rFonts w:hint="eastAsia" w:ascii="黑体" w:hAnsi="黑体" w:eastAsia="黑体" w:cs="黑体"/>
          <w:i w:val="0"/>
          <w:iCs w:val="0"/>
          <w:caps w:val="0"/>
          <w:color w:val="000000"/>
          <w:spacing w:val="24"/>
          <w:sz w:val="18"/>
          <w:szCs w:val="18"/>
          <w:shd w:val="clear" w:fill="FFFFFF"/>
        </w:rPr>
        <w:t>称作为选择器，按标签名称分类，为页面中某一类标签指定统一的CSS样式。</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作用：可以把某一类标签</w:t>
      </w:r>
      <w:r>
        <w:rPr>
          <w:rFonts w:hint="eastAsia" w:ascii="黑体" w:hAnsi="黑体" w:eastAsia="黑体" w:cs="黑体"/>
          <w:b/>
          <w:bCs/>
          <w:i w:val="0"/>
          <w:iCs w:val="0"/>
          <w:caps w:val="0"/>
          <w:color w:val="FF502C"/>
          <w:spacing w:val="24"/>
          <w:sz w:val="19"/>
          <w:szCs w:val="19"/>
          <w:shd w:val="clear" w:fill="FFFFFF"/>
        </w:rPr>
        <w:t>全部</w:t>
      </w:r>
      <w:r>
        <w:rPr>
          <w:rFonts w:hint="eastAsia" w:ascii="黑体" w:hAnsi="黑体" w:eastAsia="黑体" w:cs="黑体"/>
          <w:i w:val="0"/>
          <w:iCs w:val="0"/>
          <w:caps w:val="0"/>
          <w:color w:val="000000"/>
          <w:spacing w:val="24"/>
          <w:sz w:val="18"/>
          <w:szCs w:val="18"/>
          <w:shd w:val="clear" w:fill="FFFFFF"/>
        </w:rPr>
        <w:t>选择出来。</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优点：快速为网页中同类型的标签统一样式</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缺点：不能设计差异化样式。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Style w:val="12"/>
          <w:rFonts w:hint="eastAsia" w:ascii="黑体" w:hAnsi="黑体" w:eastAsia="黑体" w:cs="黑体"/>
          <w:i w:val="0"/>
          <w:iCs w:val="0"/>
          <w:caps w:val="0"/>
          <w:color w:val="000000"/>
          <w:spacing w:val="24"/>
          <w:sz w:val="14"/>
          <w:szCs w:val="14"/>
          <w:shd w:val="clear" w:fill="FFFFFF"/>
        </w:rPr>
      </w:pPr>
      <w:r>
        <w:rPr>
          <w:rStyle w:val="12"/>
          <w:rFonts w:hint="eastAsia" w:ascii="黑体" w:hAnsi="黑体" w:eastAsia="黑体" w:cs="黑体"/>
          <w:i w:val="0"/>
          <w:iCs w:val="0"/>
          <w:caps w:val="0"/>
          <w:color w:val="000000"/>
          <w:spacing w:val="24"/>
          <w:sz w:val="14"/>
          <w:szCs w:val="14"/>
          <w:shd w:val="clear" w:fill="FFFFFF"/>
        </w:rPr>
        <w:t>标签名{属性1:属性值1;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Style w:val="12"/>
          <w:rFonts w:hint="eastAsia" w:ascii="黑体" w:hAnsi="黑体" w:eastAsia="黑体" w:cs="黑体"/>
          <w:i w:val="0"/>
          <w:iCs w:val="0"/>
          <w:caps w:val="0"/>
          <w:color w:val="000000"/>
          <w:spacing w:val="24"/>
          <w:sz w:val="14"/>
          <w:szCs w:val="14"/>
          <w:shd w:val="clear" w:fill="FFFFFF"/>
        </w:rPr>
      </w:pPr>
      <w:r>
        <w:rPr>
          <w:rStyle w:val="12"/>
          <w:rFonts w:hint="eastAsia" w:ascii="黑体" w:hAnsi="黑体" w:eastAsia="黑体" w:cs="黑体"/>
          <w:i w:val="0"/>
          <w:iCs w:val="0"/>
          <w:caps w:val="0"/>
          <w:color w:val="000000"/>
          <w:spacing w:val="24"/>
          <w:sz w:val="14"/>
          <w:szCs w:val="14"/>
          <w:shd w:val="clear" w:fill="FFFFFF"/>
        </w:rPr>
        <w:t>属性2:属性值2;</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属性3:属性值3; }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FF0000"/>
          <w:spacing w:val="24"/>
          <w:sz w:val="16"/>
          <w:szCs w:val="16"/>
        </w:rPr>
      </w:pPr>
      <w:r>
        <w:rPr>
          <w:rStyle w:val="11"/>
          <w:rFonts w:hint="eastAsia" w:ascii="黑体" w:hAnsi="黑体" w:eastAsia="黑体" w:cs="黑体"/>
          <w:i w:val="0"/>
          <w:iCs w:val="0"/>
          <w:caps w:val="0"/>
          <w:color w:val="FF0000"/>
          <w:spacing w:val="24"/>
          <w:sz w:val="21"/>
          <w:szCs w:val="21"/>
          <w:shd w:val="clear" w:fill="FFFFFF"/>
        </w:rPr>
        <w:t>「2. 类选择器」</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类选择器使用"</w:t>
      </w:r>
      <w:r>
        <w:rPr>
          <w:rFonts w:hint="eastAsia" w:ascii="黑体" w:hAnsi="黑体" w:eastAsia="黑体" w:cs="黑体"/>
          <w:b/>
          <w:bCs/>
          <w:i w:val="0"/>
          <w:iCs w:val="0"/>
          <w:caps w:val="0"/>
          <w:color w:val="FF502C"/>
          <w:spacing w:val="24"/>
          <w:sz w:val="19"/>
          <w:szCs w:val="19"/>
          <w:shd w:val="clear" w:fill="FFFFFF"/>
        </w:rPr>
        <w:t>.</w:t>
      </w:r>
      <w:r>
        <w:rPr>
          <w:rFonts w:hint="eastAsia" w:ascii="黑体" w:hAnsi="黑体" w:eastAsia="黑体" w:cs="黑体"/>
          <w:i w:val="0"/>
          <w:iCs w:val="0"/>
          <w:caps w:val="0"/>
          <w:color w:val="000000"/>
          <w:spacing w:val="24"/>
          <w:sz w:val="18"/>
          <w:szCs w:val="18"/>
          <w:shd w:val="clear" w:fill="FFFFFF"/>
        </w:rPr>
        <w:t>"(英文点号)进行标识，后面紧跟</w:t>
      </w:r>
      <w:r>
        <w:rPr>
          <w:rFonts w:hint="eastAsia" w:ascii="黑体" w:hAnsi="黑体" w:eastAsia="黑体" w:cs="黑体"/>
          <w:b/>
          <w:bCs/>
          <w:i w:val="0"/>
          <w:iCs w:val="0"/>
          <w:caps w:val="0"/>
          <w:color w:val="FF502C"/>
          <w:spacing w:val="24"/>
          <w:sz w:val="19"/>
          <w:szCs w:val="19"/>
          <w:shd w:val="clear" w:fill="FFFFFF"/>
        </w:rPr>
        <w:t>类名</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语法：</w:t>
      </w:r>
      <w:r>
        <w:rPr>
          <w:rFonts w:hint="eastAsia" w:ascii="黑体" w:hAnsi="黑体" w:eastAsia="黑体" w:cs="黑体"/>
          <w:b/>
          <w:bCs/>
          <w:i w:val="0"/>
          <w:iCs w:val="0"/>
          <w:caps w:val="0"/>
          <w:color w:val="FF502C"/>
          <w:spacing w:val="24"/>
          <w:sz w:val="19"/>
          <w:szCs w:val="19"/>
          <w:shd w:val="clear" w:fill="FFFFFF"/>
        </w:rPr>
        <w:t>类名选择器</w:t>
      </w:r>
    </w:p>
    <w:p>
      <w:pPr>
        <w:pStyle w:val="7"/>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.类名  {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属性1:属性值1;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属性2:属性值2; </w:t>
      </w:r>
      <w:bookmarkStart w:id="0" w:name="_GoBack"/>
      <w:bookmarkEnd w:id="0"/>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属性3:属性值3;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p>
    <w:p>
      <w:pPr>
        <w:pStyle w:val="7"/>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&lt;p </w:t>
      </w:r>
      <w:r>
        <w:rPr>
          <w:rStyle w:val="12"/>
          <w:rFonts w:hint="eastAsia" w:ascii="黑体" w:hAnsi="黑体" w:eastAsia="黑体" w:cs="黑体"/>
          <w:i w:val="0"/>
          <w:iCs w:val="0"/>
          <w:caps w:val="0"/>
          <w:color w:val="836C28"/>
          <w:spacing w:val="24"/>
          <w:sz w:val="14"/>
          <w:szCs w:val="14"/>
          <w:shd w:val="clear" w:fill="FFFFFF"/>
        </w:rPr>
        <w:t>class</w:t>
      </w:r>
      <w:r>
        <w:rPr>
          <w:rStyle w:val="12"/>
          <w:rFonts w:hint="eastAsia" w:ascii="黑体" w:hAnsi="黑体" w:eastAsia="黑体" w:cs="黑体"/>
          <w:i w:val="0"/>
          <w:iCs w:val="0"/>
          <w:caps w:val="0"/>
          <w:color w:val="AA0D91"/>
          <w:spacing w:val="24"/>
          <w:sz w:val="14"/>
          <w:szCs w:val="14"/>
          <w:shd w:val="clear" w:fill="FFFFFF"/>
        </w:rPr>
        <w:t>=</w:t>
      </w:r>
      <w:r>
        <w:rPr>
          <w:rStyle w:val="12"/>
          <w:rFonts w:hint="default" w:ascii="黑体" w:hAnsi="黑体" w:eastAsia="黑体" w:cs="黑体"/>
          <w:i w:val="0"/>
          <w:iCs w:val="0"/>
          <w:caps w:val="0"/>
          <w:color w:val="AA0D91"/>
          <w:spacing w:val="24"/>
          <w:sz w:val="14"/>
          <w:szCs w:val="14"/>
          <w:shd w:val="clear" w:fill="FFFFFF"/>
          <w:lang w:val="en-US" w:eastAsia="zh-CN"/>
        </w:rPr>
        <w:t>”</w:t>
      </w:r>
      <w:r>
        <w:rPr>
          <w:rStyle w:val="12"/>
          <w:rFonts w:hint="eastAsia" w:ascii="黑体" w:hAnsi="黑体" w:eastAsia="黑体" w:cs="黑体"/>
          <w:i w:val="0"/>
          <w:iCs w:val="0"/>
          <w:caps w:val="0"/>
          <w:color w:val="C41A16"/>
          <w:spacing w:val="24"/>
          <w:sz w:val="14"/>
          <w:szCs w:val="14"/>
          <w:shd w:val="clear" w:fill="FFFFFF"/>
        </w:rPr>
        <w:t>类名</w:t>
      </w:r>
      <w:r>
        <w:rPr>
          <w:rStyle w:val="12"/>
          <w:rFonts w:hint="default" w:ascii="黑体" w:hAnsi="黑体" w:eastAsia="黑体" w:cs="黑体"/>
          <w:i w:val="0"/>
          <w:iCs w:val="0"/>
          <w:caps w:val="0"/>
          <w:color w:val="C41A16"/>
          <w:spacing w:val="24"/>
          <w:sz w:val="14"/>
          <w:szCs w:val="14"/>
          <w:shd w:val="clear" w:fill="FFFFFF"/>
          <w:lang w:val="en-US" w:eastAsia="zh-CN"/>
        </w:rPr>
        <w:t>”</w:t>
      </w:r>
      <w:r>
        <w:rPr>
          <w:rStyle w:val="12"/>
          <w:rFonts w:hint="eastAsia" w:ascii="黑体" w:hAnsi="黑体" w:eastAsia="黑体" w:cs="黑体"/>
          <w:i w:val="0"/>
          <w:iCs w:val="0"/>
          <w:caps w:val="0"/>
          <w:color w:val="AA0D91"/>
          <w:spacing w:val="24"/>
          <w:sz w:val="14"/>
          <w:szCs w:val="14"/>
          <w:shd w:val="clear" w:fill="FFFFFF"/>
        </w:rPr>
        <w:t>&gt;&lt;/p&gt;</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优点</w:t>
      </w:r>
      <w:r>
        <w:rPr>
          <w:rFonts w:hint="eastAsia" w:ascii="黑体" w:hAnsi="黑体" w:eastAsia="黑体" w:cs="黑体"/>
          <w:i w:val="0"/>
          <w:iCs w:val="0"/>
          <w:caps w:val="0"/>
          <w:color w:val="000000"/>
          <w:spacing w:val="24"/>
          <w:sz w:val="18"/>
          <w:szCs w:val="18"/>
          <w:shd w:val="clear" w:fill="FFFFFF"/>
        </w:rPr>
        <w:t>：可以为元素对象定义单独或相同的样式。可以选择一个或者多个标签。</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注意</w:t>
      </w:r>
      <w:r>
        <w:rPr>
          <w:rFonts w:hint="eastAsia" w:ascii="黑体" w:hAnsi="黑体" w:eastAsia="黑体" w:cs="黑体"/>
          <w:i w:val="0"/>
          <w:iCs w:val="0"/>
          <w:caps w:val="0"/>
          <w:color w:val="000000"/>
          <w:spacing w:val="24"/>
          <w:sz w:val="18"/>
          <w:szCs w:val="18"/>
          <w:shd w:val="clear" w:fill="FFFFFF"/>
        </w:rPr>
        <w:t>：类选择器使用“.”（英文点号）进行标识，后面紧跟类名(自定义，我们自己命名的)</w:t>
      </w:r>
    </w:p>
    <w:p>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长名称或词组可以使用</w:t>
      </w:r>
      <w:r>
        <w:rPr>
          <w:rFonts w:hint="eastAsia" w:ascii="黑体" w:hAnsi="黑体" w:eastAsia="黑体" w:cs="黑体"/>
          <w:b/>
          <w:bCs/>
          <w:i w:val="0"/>
          <w:iCs w:val="0"/>
          <w:caps w:val="0"/>
          <w:color w:val="FF502C"/>
          <w:spacing w:val="24"/>
          <w:sz w:val="19"/>
          <w:szCs w:val="19"/>
          <w:shd w:val="clear" w:fill="FFFFFF"/>
        </w:rPr>
        <w:t>中横线</w:t>
      </w:r>
      <w:r>
        <w:rPr>
          <w:rFonts w:hint="eastAsia" w:ascii="黑体" w:hAnsi="黑体" w:eastAsia="黑体" w:cs="黑体"/>
          <w:i w:val="0"/>
          <w:iCs w:val="0"/>
          <w:caps w:val="0"/>
          <w:color w:val="000000"/>
          <w:spacing w:val="24"/>
          <w:sz w:val="18"/>
          <w:szCs w:val="18"/>
          <w:shd w:val="clear" w:fill="FFFFFF"/>
        </w:rPr>
        <w:t>来为选择器命名。</w:t>
      </w:r>
    </w:p>
    <w:p>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不要纯数字、中文等命名， 尽量使用英文字母来表示。</w:t>
      </w:r>
    </w:p>
    <w:p>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多类名选择器：各个类名中间用空格隔开。</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21"/>
          <w:szCs w:val="21"/>
          <w:shd w:val="clear" w:fill="FFFFFF"/>
        </w:rPr>
        <w:t>「3. id选择器」</w:t>
      </w:r>
      <w:r>
        <w:rPr>
          <w:rFonts w:hint="eastAsia" w:ascii="黑体" w:hAnsi="黑体" w:eastAsia="黑体" w:cs="黑体"/>
          <w:i w:val="0"/>
          <w:iCs w:val="0"/>
          <w:caps w:val="0"/>
          <w:color w:val="000000"/>
          <w:spacing w:val="24"/>
          <w:sz w:val="16"/>
          <w:szCs w:val="16"/>
          <w:shd w:val="clear" w:fill="FFFFFF"/>
        </w:rPr>
        <w:t>id选择器使用</w:t>
      </w:r>
      <w:r>
        <w:rPr>
          <w:rStyle w:val="12"/>
          <w:rFonts w:hint="eastAsia" w:ascii="黑体" w:hAnsi="黑体" w:eastAsia="黑体" w:cs="黑体"/>
          <w:b/>
          <w:bCs/>
          <w:i w:val="0"/>
          <w:iCs w:val="0"/>
          <w:caps w:val="0"/>
          <w:color w:val="916DD5"/>
          <w:spacing w:val="24"/>
          <w:sz w:val="16"/>
          <w:szCs w:val="16"/>
          <w:shd w:val="clear" w:fill="FFFFFF"/>
        </w:rPr>
        <w:t>#</w:t>
      </w:r>
      <w:r>
        <w:rPr>
          <w:rFonts w:hint="eastAsia" w:ascii="黑体" w:hAnsi="黑体" w:eastAsia="黑体" w:cs="黑体"/>
          <w:i w:val="0"/>
          <w:iCs w:val="0"/>
          <w:caps w:val="0"/>
          <w:color w:val="000000"/>
          <w:spacing w:val="24"/>
          <w:sz w:val="16"/>
          <w:szCs w:val="16"/>
          <w:shd w:val="clear" w:fill="FFFFFF"/>
        </w:rPr>
        <w:t>进行标识，后面紧跟id名</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元素的id值是唯一的，只能对应于文档中某一个具体的元素。</w:t>
      </w:r>
      <w:r>
        <w:rPr>
          <w:rFonts w:hint="eastAsia" w:ascii="黑体" w:hAnsi="黑体" w:eastAsia="黑体" w:cs="黑体"/>
          <w:i w:val="0"/>
          <w:iCs w:val="0"/>
          <w:caps w:val="0"/>
          <w:color w:val="000000"/>
          <w:spacing w:val="24"/>
          <w:sz w:val="18"/>
          <w:szCs w:val="18"/>
          <w:shd w:val="clear" w:fill="FFFFFF"/>
          <w:lang w:val="en-US" w:eastAsia="zh-CN"/>
        </w:rPr>
        <w:t>[每个id只能调用一次]</w:t>
      </w:r>
    </w:p>
    <w:p>
      <w:pPr>
        <w:pStyle w:val="7"/>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120" w:beforeAutospacing="0" w:after="120" w:afterAutospacing="0"/>
        <w:ind w:left="0" w:right="0" w:firstLine="0"/>
        <w:jc w:val="left"/>
        <w:rPr>
          <w:rFonts w:hint="default" w:ascii="黑体" w:hAnsi="黑体" w:eastAsia="黑体" w:cs="黑体"/>
          <w:i w:val="0"/>
          <w:iCs w:val="0"/>
          <w:caps w:val="0"/>
          <w:color w:val="000000"/>
          <w:spacing w:val="24"/>
          <w:sz w:val="19"/>
          <w:szCs w:val="19"/>
          <w:lang w:val="en-US" w:eastAsia="zh-CN"/>
        </w:rPr>
      </w:pPr>
      <w:r>
        <w:rPr>
          <w:rStyle w:val="12"/>
          <w:rFonts w:hint="eastAsia" w:ascii="黑体" w:hAnsi="黑体" w:eastAsia="黑体" w:cs="黑体"/>
          <w:i w:val="0"/>
          <w:iCs w:val="0"/>
          <w:caps w:val="0"/>
          <w:color w:val="9B703F"/>
          <w:spacing w:val="24"/>
          <w:sz w:val="14"/>
          <w:szCs w:val="14"/>
          <w:shd w:val="clear" w:fill="FFFFFF"/>
        </w:rPr>
        <w:t>#id</w:t>
      </w:r>
      <w:r>
        <w:rPr>
          <w:rStyle w:val="12"/>
          <w:rFonts w:hint="eastAsia" w:ascii="黑体" w:hAnsi="黑体" w:eastAsia="黑体" w:cs="黑体"/>
          <w:i w:val="0"/>
          <w:iCs w:val="0"/>
          <w:caps w:val="0"/>
          <w:color w:val="000000"/>
          <w:spacing w:val="24"/>
          <w:sz w:val="14"/>
          <w:szCs w:val="14"/>
          <w:shd w:val="clear" w:fill="FFFFFF"/>
        </w:rPr>
        <w:t>名 {属性1:属性值1; 属性2:属性值2; 属性3:属性值3; }</w:t>
      </w:r>
    </w:p>
    <w:p>
      <w:pPr>
        <w:pStyle w:val="7"/>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&lt;p </w:t>
      </w:r>
      <w:r>
        <w:rPr>
          <w:rStyle w:val="12"/>
          <w:rFonts w:hint="eastAsia" w:ascii="黑体" w:hAnsi="黑体" w:eastAsia="黑体" w:cs="黑体"/>
          <w:i w:val="0"/>
          <w:iCs w:val="0"/>
          <w:caps w:val="0"/>
          <w:color w:val="836C28"/>
          <w:spacing w:val="24"/>
          <w:sz w:val="14"/>
          <w:szCs w:val="14"/>
          <w:shd w:val="clear" w:fill="FFFFFF"/>
        </w:rPr>
        <w:t>id</w:t>
      </w:r>
      <w:r>
        <w:rPr>
          <w:rStyle w:val="12"/>
          <w:rFonts w:hint="eastAsia" w:ascii="黑体" w:hAnsi="黑体" w:eastAsia="黑体" w:cs="黑体"/>
          <w:i w:val="0"/>
          <w:iCs w:val="0"/>
          <w:caps w:val="0"/>
          <w:color w:val="AA0D91"/>
          <w:spacing w:val="24"/>
          <w:sz w:val="14"/>
          <w:szCs w:val="14"/>
          <w:shd w:val="clear" w:fill="FFFFFF"/>
        </w:rPr>
        <w:t>=</w:t>
      </w:r>
      <w:r>
        <w:rPr>
          <w:rStyle w:val="12"/>
          <w:rFonts w:hint="eastAsia" w:ascii="黑体" w:hAnsi="黑体" w:eastAsia="黑体" w:cs="黑体"/>
          <w:i w:val="0"/>
          <w:iCs w:val="0"/>
          <w:caps w:val="0"/>
          <w:color w:val="C41A16"/>
          <w:spacing w:val="24"/>
          <w:sz w:val="14"/>
          <w:szCs w:val="14"/>
          <w:shd w:val="clear" w:fill="FFFFFF"/>
        </w:rPr>
        <w:t>"id名"</w:t>
      </w:r>
      <w:r>
        <w:rPr>
          <w:rStyle w:val="12"/>
          <w:rFonts w:hint="eastAsia" w:ascii="黑体" w:hAnsi="黑体" w:eastAsia="黑体" w:cs="黑体"/>
          <w:i w:val="0"/>
          <w:iCs w:val="0"/>
          <w:caps w:val="0"/>
          <w:color w:val="AA0D91"/>
          <w:spacing w:val="24"/>
          <w:sz w:val="14"/>
          <w:szCs w:val="14"/>
          <w:shd w:val="clear" w:fill="FFFFFF"/>
        </w:rPr>
        <w:t>&gt;&lt;/p&gt;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Style w:val="11"/>
          <w:rFonts w:hint="eastAsia" w:ascii="黑体" w:hAnsi="黑体" w:eastAsia="黑体" w:cs="黑体"/>
          <w:i w:val="0"/>
          <w:iCs w:val="0"/>
          <w:caps w:val="0"/>
          <w:color w:val="916DD5"/>
          <w:spacing w:val="24"/>
          <w:sz w:val="21"/>
          <w:szCs w:val="21"/>
          <w:shd w:val="clear" w:fill="FFFFFF"/>
        </w:rPr>
      </w:pPr>
      <w:r>
        <w:rPr>
          <w:rStyle w:val="11"/>
          <w:rFonts w:hint="eastAsia" w:ascii="黑体" w:hAnsi="黑体" w:eastAsia="黑体" w:cs="黑体"/>
          <w:i w:val="0"/>
          <w:iCs w:val="0"/>
          <w:caps w:val="0"/>
          <w:color w:val="916DD5"/>
          <w:spacing w:val="24"/>
          <w:sz w:val="21"/>
          <w:szCs w:val="21"/>
          <w:shd w:val="clear" w:fill="FFFFFF"/>
        </w:rPr>
        <w:t>「4. 通配符选择器」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通配符选择器用</w:t>
      </w:r>
      <w:r>
        <w:rPr>
          <w:rStyle w:val="12"/>
          <w:rFonts w:hint="eastAsia" w:ascii="黑体" w:hAnsi="黑体" w:eastAsia="黑体" w:cs="黑体"/>
          <w:b/>
          <w:bCs/>
          <w:i w:val="0"/>
          <w:iCs w:val="0"/>
          <w:caps w:val="0"/>
          <w:color w:val="916DD5"/>
          <w:spacing w:val="24"/>
          <w:sz w:val="16"/>
          <w:szCs w:val="16"/>
          <w:shd w:val="clear" w:fill="FFFFFF"/>
        </w:rPr>
        <w:t>*</w:t>
      </w:r>
      <w:r>
        <w:rPr>
          <w:rFonts w:hint="eastAsia" w:ascii="黑体" w:hAnsi="黑体" w:eastAsia="黑体" w:cs="黑体"/>
          <w:i w:val="0"/>
          <w:iCs w:val="0"/>
          <w:caps w:val="0"/>
          <w:color w:val="000000"/>
          <w:spacing w:val="24"/>
          <w:sz w:val="16"/>
          <w:szCs w:val="16"/>
          <w:shd w:val="clear" w:fill="FFFFFF"/>
        </w:rPr>
        <w:t>号表示，</w:t>
      </w:r>
      <w:r>
        <w:rPr>
          <w:rStyle w:val="12"/>
          <w:rFonts w:hint="eastAsia" w:ascii="黑体" w:hAnsi="黑体" w:eastAsia="黑体" w:cs="黑体"/>
          <w:b/>
          <w:bCs/>
          <w:i w:val="0"/>
          <w:iCs w:val="0"/>
          <w:caps w:val="0"/>
          <w:color w:val="FF0000"/>
          <w:spacing w:val="24"/>
          <w:sz w:val="16"/>
          <w:szCs w:val="16"/>
          <w:shd w:val="clear" w:fill="FFFFFF"/>
        </w:rPr>
        <w:t>*</w:t>
      </w:r>
      <w:r>
        <w:rPr>
          <w:rFonts w:hint="eastAsia" w:ascii="黑体" w:hAnsi="黑体" w:eastAsia="黑体" w:cs="黑体"/>
          <w:i w:val="0"/>
          <w:iCs w:val="0"/>
          <w:caps w:val="0"/>
          <w:color w:val="FF0000"/>
          <w:spacing w:val="24"/>
          <w:sz w:val="16"/>
          <w:szCs w:val="16"/>
          <w:shd w:val="clear" w:fill="FFFFFF"/>
        </w:rPr>
        <w:t> 就是选择所有的标签</w:t>
      </w:r>
      <w:r>
        <w:rPr>
          <w:rFonts w:hint="eastAsia" w:ascii="黑体" w:hAnsi="黑体" w:eastAsia="黑体" w:cs="黑体"/>
          <w:i w:val="0"/>
          <w:iCs w:val="0"/>
          <w:caps w:val="0"/>
          <w:color w:val="000000"/>
          <w:spacing w:val="24"/>
          <w:sz w:val="16"/>
          <w:szCs w:val="16"/>
          <w:shd w:val="clear" w:fill="FFFFFF"/>
        </w:rPr>
        <w:t>。它是所有选择器中</w:t>
      </w:r>
      <w:r>
        <w:rPr>
          <w:rFonts w:hint="eastAsia" w:ascii="黑体" w:hAnsi="黑体" w:eastAsia="黑体" w:cs="黑体"/>
          <w:b/>
          <w:bCs/>
          <w:i w:val="0"/>
          <w:iCs w:val="0"/>
          <w:caps w:val="0"/>
          <w:color w:val="FF502C"/>
          <w:spacing w:val="24"/>
          <w:sz w:val="19"/>
          <w:szCs w:val="19"/>
          <w:shd w:val="clear" w:fill="FFFFFF"/>
        </w:rPr>
        <w:t>作用范围最广</w:t>
      </w:r>
      <w:r>
        <w:rPr>
          <w:rFonts w:hint="eastAsia" w:ascii="黑体" w:hAnsi="黑体" w:eastAsia="黑体" w:cs="黑体"/>
          <w:i w:val="0"/>
          <w:iCs w:val="0"/>
          <w:caps w:val="0"/>
          <w:color w:val="000000"/>
          <w:spacing w:val="24"/>
          <w:sz w:val="16"/>
          <w:szCs w:val="16"/>
          <w:shd w:val="clear" w:fill="FFFFFF"/>
        </w:rPr>
        <w:t>的，能匹配页面中所有的元素。</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注意</w:t>
      </w:r>
      <w:r>
        <w:rPr>
          <w:rFonts w:hint="eastAsia" w:ascii="黑体" w:hAnsi="黑体" w:eastAsia="黑体" w:cs="黑体"/>
          <w:i w:val="0"/>
          <w:iCs w:val="0"/>
          <w:caps w:val="0"/>
          <w:color w:val="000000"/>
          <w:spacing w:val="24"/>
          <w:sz w:val="18"/>
          <w:szCs w:val="18"/>
          <w:shd w:val="clear" w:fill="FFFFFF"/>
        </w:rPr>
        <w:t>：会匹配页面所有的元素，降低页面响应速度，不建议随便使用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 属性1:属性值1; 属性2:属性值2; 属性3:属性值3;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例如下面代码，使用通配符选择器定义CSS样式，清除所有HTML标记的默认边距。</w:t>
      </w:r>
    </w:p>
    <w:p>
      <w:pPr>
        <w:pStyle w:val="7"/>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margin</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定义外边距*/</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padding</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定义内边距*/</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21"/>
          <w:szCs w:val="21"/>
          <w:shd w:val="clear" w:fill="FFFFFF"/>
        </w:rPr>
        <w:t>「5. 基础选择器总结」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81"/>
        <w:gridCol w:w="2296"/>
        <w:gridCol w:w="1922"/>
        <w:gridCol w:w="945"/>
        <w:gridCol w:w="1638"/>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选择器</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缺点</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使用情况</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用法</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标签选择器</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可以选出所有相同的标签，比如p</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不能差异化选择</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较多</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 { color：red;}</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类选择器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可以选出1个或者多个标签</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可以根据需求选择</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非常多</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.nav { color: red; }</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id选择器</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一次只能选择器1个标签</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只能使用一次</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不推荐使用</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#nav {color: red;}</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通配符选择器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选择所有的标签</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选择的太多，有部分不需要</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不推荐使用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 {color: red;}</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「6. 团队约定-选择器」</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尽量少用通配符选择器 </w:t>
      </w:r>
      <w:r>
        <w:rPr>
          <w:rStyle w:val="12"/>
          <w:rFonts w:hint="eastAsia" w:ascii="黑体" w:hAnsi="黑体" w:eastAsia="黑体" w:cs="黑体"/>
          <w:b/>
          <w:bCs/>
          <w:i w:val="0"/>
          <w:iCs w:val="0"/>
          <w:caps w:val="0"/>
          <w:color w:val="916DD5"/>
          <w:spacing w:val="24"/>
          <w:sz w:val="18"/>
          <w:szCs w:val="18"/>
          <w:shd w:val="clear" w:fill="FFFFFF"/>
        </w:rPr>
        <w:t>*</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尽量少用ID选择器</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不使用无具体语义</w:t>
      </w:r>
      <w:r>
        <w:rPr>
          <w:rFonts w:hint="eastAsia" w:ascii="黑体" w:hAnsi="黑体" w:eastAsia="黑体" w:cs="黑体"/>
          <w:b/>
          <w:bCs/>
          <w:i w:val="0"/>
          <w:iCs w:val="0"/>
          <w:caps w:val="0"/>
          <w:color w:val="FF502C"/>
          <w:spacing w:val="24"/>
          <w:sz w:val="19"/>
          <w:szCs w:val="19"/>
          <w:shd w:val="clear" w:fill="FFFFFF"/>
        </w:rPr>
        <w:t>定义的</w:t>
      </w:r>
      <w:r>
        <w:rPr>
          <w:rFonts w:hint="eastAsia" w:ascii="黑体" w:hAnsi="黑体" w:eastAsia="黑体" w:cs="黑体"/>
          <w:i w:val="0"/>
          <w:iCs w:val="0"/>
          <w:caps w:val="0"/>
          <w:color w:val="000000"/>
          <w:spacing w:val="24"/>
          <w:sz w:val="18"/>
          <w:szCs w:val="18"/>
          <w:shd w:val="clear" w:fill="FFFFFF"/>
        </w:rPr>
        <w:t>标签选择器。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7400"/>
          <w:spacing w:val="24"/>
          <w:sz w:val="14"/>
          <w:szCs w:val="14"/>
          <w:shd w:val="clear" w:fill="FFFFFF"/>
        </w:rPr>
        <w:t>/* 推荐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9B703F"/>
          <w:spacing w:val="24"/>
          <w:sz w:val="14"/>
          <w:szCs w:val="14"/>
          <w:shd w:val="clear" w:fill="FFFFFF"/>
        </w:rPr>
        <w:t>.jdc</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7400"/>
          <w:spacing w:val="24"/>
          <w:sz w:val="14"/>
          <w:szCs w:val="14"/>
          <w:shd w:val="clear" w:fill="FFFFFF"/>
        </w:rPr>
        <w:t>/* 不推荐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9B703F"/>
          <w:spacing w:val="24"/>
          <w:sz w:val="14"/>
          <w:szCs w:val="14"/>
          <w:shd w:val="clear" w:fill="FFFFFF"/>
        </w:rPr>
        <w:t>#jdc</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div</w:t>
      </w:r>
      <w:r>
        <w:rPr>
          <w:rStyle w:val="12"/>
          <w:rFonts w:hint="eastAsia" w:ascii="黑体" w:hAnsi="黑体" w:eastAsia="黑体" w:cs="黑体"/>
          <w:i w:val="0"/>
          <w:iCs w:val="0"/>
          <w:caps w:val="0"/>
          <w:color w:val="000000"/>
          <w:spacing w:val="24"/>
          <w:sz w:val="14"/>
          <w:szCs w:val="14"/>
          <w:shd w:val="clear" w:fill="FFFFFF"/>
        </w:rPr>
        <w:t>{}   因为</w:t>
      </w:r>
      <w:r>
        <w:rPr>
          <w:rStyle w:val="12"/>
          <w:rFonts w:hint="eastAsia" w:ascii="黑体" w:hAnsi="黑体" w:eastAsia="黑体" w:cs="黑体"/>
          <w:i w:val="0"/>
          <w:iCs w:val="0"/>
          <w:caps w:val="0"/>
          <w:color w:val="AA0D91"/>
          <w:spacing w:val="24"/>
          <w:sz w:val="14"/>
          <w:szCs w:val="14"/>
          <w:shd w:val="clear" w:fill="FFFFFF"/>
        </w:rPr>
        <w:t>div</w:t>
      </w:r>
      <w:r>
        <w:rPr>
          <w:rStyle w:val="12"/>
          <w:rFonts w:hint="eastAsia" w:ascii="黑体" w:hAnsi="黑体" w:eastAsia="黑体" w:cs="黑体"/>
          <w:i w:val="0"/>
          <w:iCs w:val="0"/>
          <w:caps w:val="0"/>
          <w:color w:val="000000"/>
          <w:spacing w:val="24"/>
          <w:sz w:val="14"/>
          <w:szCs w:val="14"/>
          <w:shd w:val="clear" w:fill="FFFFFF"/>
        </w:rPr>
        <w:t> 没有语义，我们尽量少用</w:t>
      </w:r>
    </w:p>
    <w:p>
      <w:pPr>
        <w:keepNext w:val="0"/>
        <w:keepLines w:val="0"/>
        <w:widowControl/>
        <w:suppressLineNumbers w:val="0"/>
        <w:jc w:val="left"/>
        <w:rPr>
          <w:rFonts w:hint="eastAsia" w:ascii="黑体" w:hAnsi="黑体" w:eastAsia="黑体" w:cs="黑体"/>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CSS复合选择器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复合选择器是由两个或多个基础选择器，通过不同的方式组合而成的</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后代选择器」</w:t>
      </w:r>
      <w:r>
        <w:rPr>
          <w:rFonts w:hint="eastAsia" w:ascii="黑体" w:hAnsi="黑体" w:eastAsia="黑体" w:cs="黑体"/>
          <w:i w:val="0"/>
          <w:iCs w:val="0"/>
          <w:caps w:val="0"/>
          <w:color w:val="000000"/>
          <w:spacing w:val="24"/>
          <w:sz w:val="16"/>
          <w:szCs w:val="16"/>
          <w:shd w:val="clear" w:fill="FFFFFF"/>
        </w:rPr>
        <w:t>又称为包含选择器</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用来选择元素或元素组的</w:t>
      </w:r>
      <w:r>
        <w:rPr>
          <w:rFonts w:hint="eastAsia" w:ascii="黑体" w:hAnsi="黑体" w:eastAsia="黑体" w:cs="黑体"/>
          <w:b/>
          <w:bCs/>
          <w:i w:val="0"/>
          <w:iCs w:val="0"/>
          <w:caps w:val="0"/>
          <w:color w:val="FF502C"/>
          <w:spacing w:val="24"/>
          <w:sz w:val="19"/>
          <w:szCs w:val="19"/>
          <w:shd w:val="clear" w:fill="FFFFFF"/>
        </w:rPr>
        <w:t>子孙后代</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其写法就是把外层标签写在前面，内层标签写在后面，中间用</w:t>
      </w:r>
      <w:r>
        <w:rPr>
          <w:rStyle w:val="11"/>
          <w:rFonts w:hint="eastAsia" w:ascii="黑体" w:hAnsi="黑体" w:eastAsia="黑体" w:cs="黑体"/>
          <w:i w:val="0"/>
          <w:iCs w:val="0"/>
          <w:caps w:val="0"/>
          <w:color w:val="916DD5"/>
          <w:spacing w:val="24"/>
          <w:sz w:val="18"/>
          <w:szCs w:val="18"/>
          <w:shd w:val="clear" w:fill="FFFFFF"/>
        </w:rPr>
        <w:t>「空格」</w:t>
      </w:r>
      <w:r>
        <w:rPr>
          <w:rFonts w:hint="eastAsia" w:ascii="黑体" w:hAnsi="黑体" w:eastAsia="黑体" w:cs="黑体"/>
          <w:i w:val="0"/>
          <w:iCs w:val="0"/>
          <w:caps w:val="0"/>
          <w:color w:val="000000"/>
          <w:spacing w:val="24"/>
          <w:sz w:val="18"/>
          <w:szCs w:val="18"/>
          <w:shd w:val="clear" w:fill="FFFFFF"/>
        </w:rPr>
        <w:t>分隔，先写父亲爷爷，再写儿子孙子。</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子孙后代都可以这么选择。或者说，它能选择任何包含在内 的标签。</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父级 子级{属性:属性值;属性:属性值;}</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9B703F"/>
          <w:spacing w:val="24"/>
          <w:sz w:val="14"/>
          <w:szCs w:val="14"/>
          <w:shd w:val="clear" w:fill="FFFFFF"/>
        </w:rPr>
        <w:t>.class</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h3</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:red;</w:t>
      </w:r>
      <w:r>
        <w:rPr>
          <w:rStyle w:val="12"/>
          <w:rFonts w:hint="eastAsia" w:ascii="黑体" w:hAnsi="黑体" w:eastAsia="黑体" w:cs="黑体"/>
          <w:i w:val="0"/>
          <w:iCs w:val="0"/>
          <w:caps w:val="0"/>
          <w:color w:val="AA0D91"/>
          <w:spacing w:val="24"/>
          <w:sz w:val="14"/>
          <w:szCs w:val="14"/>
          <w:shd w:val="clear" w:fill="FFFFFF"/>
        </w:rPr>
        <w:t>font-size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16px</w:t>
      </w:r>
      <w:r>
        <w:rPr>
          <w:rStyle w:val="12"/>
          <w:rFonts w:hint="eastAsia" w:ascii="黑体" w:hAnsi="黑体" w:eastAsia="黑体" w:cs="黑体"/>
          <w:i w:val="0"/>
          <w:iCs w:val="0"/>
          <w:caps w:val="0"/>
          <w:color w:val="000000"/>
          <w:spacing w:val="24"/>
          <w:sz w:val="14"/>
          <w:szCs w:val="14"/>
          <w:shd w:val="clear" w:fill="FFFFFF"/>
        </w:rPr>
        <w:t>;}</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4000500" cy="1409700"/>
            <wp:effectExtent l="0" t="0" r="7620" b="762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4"/>
                    <a:stretch>
                      <a:fillRect/>
                    </a:stretch>
                  </pic:blipFill>
                  <pic:spPr>
                    <a:xfrm>
                      <a:off x="0" y="0"/>
                      <a:ext cx="4000500" cy="1409700"/>
                    </a:xfrm>
                    <a:prstGeom prst="rect">
                      <a:avLst/>
                    </a:prstGeom>
                    <a:noFill/>
                    <a:ln w="9525">
                      <a:noFill/>
                    </a:ln>
                  </pic:spPr>
                </pic:pic>
              </a:graphicData>
            </a:graphic>
          </wp:inline>
        </w:drawing>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当标签发生嵌套时，内层标签就成为外层标签的后代。</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子孙后代都可以这么选择。或者说，它能选择任何包含在内的标签。</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 子元素选择器」</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子元素选择器只能选择作为某元素</w:t>
      </w:r>
      <w:r>
        <w:rPr>
          <w:rFonts w:hint="eastAsia" w:ascii="黑体" w:hAnsi="黑体" w:eastAsia="黑体" w:cs="黑体"/>
          <w:b/>
          <w:bCs/>
          <w:i w:val="0"/>
          <w:iCs w:val="0"/>
          <w:caps w:val="0"/>
          <w:color w:val="FF502C"/>
          <w:spacing w:val="24"/>
          <w:sz w:val="19"/>
          <w:szCs w:val="19"/>
          <w:shd w:val="clear" w:fill="FFFFFF"/>
        </w:rPr>
        <w:t>子元素(亲儿子)</w:t>
      </w:r>
      <w:r>
        <w:rPr>
          <w:rFonts w:hint="eastAsia" w:ascii="黑体" w:hAnsi="黑体" w:eastAsia="黑体" w:cs="黑体"/>
          <w:i w:val="0"/>
          <w:iCs w:val="0"/>
          <w:caps w:val="0"/>
          <w:color w:val="000000"/>
          <w:spacing w:val="24"/>
          <w:sz w:val="18"/>
          <w:szCs w:val="18"/>
          <w:shd w:val="clear" w:fill="FFFFFF"/>
        </w:rPr>
        <w:t>的元素。</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其写法就是把父级标签写在前面，子级标签写在后面，中间跟一个 </w:t>
      </w:r>
      <w:r>
        <w:rPr>
          <w:rStyle w:val="12"/>
          <w:rFonts w:hint="eastAsia" w:ascii="黑体" w:hAnsi="黑体" w:eastAsia="黑体" w:cs="黑体"/>
          <w:b/>
          <w:bCs/>
          <w:i w:val="0"/>
          <w:iCs w:val="0"/>
          <w:caps w:val="0"/>
          <w:color w:val="916DD5"/>
          <w:spacing w:val="24"/>
          <w:sz w:val="18"/>
          <w:szCs w:val="18"/>
          <w:shd w:val="clear" w:fill="FFFFFF"/>
        </w:rPr>
        <w:t>&gt;</w:t>
      </w:r>
      <w:r>
        <w:rPr>
          <w:rFonts w:hint="eastAsia" w:ascii="黑体" w:hAnsi="黑体" w:eastAsia="黑体" w:cs="黑体"/>
          <w:i w:val="0"/>
          <w:iCs w:val="0"/>
          <w:caps w:val="0"/>
          <w:color w:val="000000"/>
          <w:spacing w:val="24"/>
          <w:sz w:val="18"/>
          <w:szCs w:val="18"/>
          <w:shd w:val="clear" w:fill="FFFFFF"/>
        </w:rPr>
        <w:t> 进行连接</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这里的子,指的是亲儿子。不包含孙子 重孙子之类。</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9B703F"/>
          <w:spacing w:val="24"/>
          <w:sz w:val="14"/>
          <w:szCs w:val="14"/>
          <w:shd w:val="clear" w:fill="FFFFFF"/>
        </w:rPr>
        <w:t>.class</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AA0D91"/>
          <w:spacing w:val="24"/>
          <w:sz w:val="14"/>
          <w:szCs w:val="14"/>
          <w:shd w:val="clear" w:fill="FFFFFF"/>
        </w:rPr>
        <w:t>h3</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:red;</w:t>
      </w:r>
      <w:r>
        <w:rPr>
          <w:rStyle w:val="12"/>
          <w:rFonts w:hint="eastAsia" w:ascii="黑体" w:hAnsi="黑体" w:eastAsia="黑体" w:cs="黑体"/>
          <w:i w:val="0"/>
          <w:iCs w:val="0"/>
          <w:caps w:val="0"/>
          <w:color w:val="AA0D91"/>
          <w:spacing w:val="24"/>
          <w:sz w:val="14"/>
          <w:szCs w:val="14"/>
          <w:shd w:val="clear" w:fill="FFFFFF"/>
        </w:rPr>
        <w:t>font-size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14px</w:t>
      </w:r>
      <w:r>
        <w:rPr>
          <w:rStyle w:val="12"/>
          <w:rFonts w:hint="eastAsia" w:ascii="黑体" w:hAnsi="黑体" w:eastAsia="黑体" w:cs="黑体"/>
          <w:i w:val="0"/>
          <w:iCs w:val="0"/>
          <w:caps w:val="0"/>
          <w:color w:val="000000"/>
          <w:spacing w:val="24"/>
          <w:sz w:val="14"/>
          <w:szCs w:val="1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交集选择器」</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4000500" cy="1409700"/>
            <wp:effectExtent l="0" t="0" r="7620" b="762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5"/>
                    <a:stretch>
                      <a:fillRect/>
                    </a:stretch>
                  </pic:blipFill>
                  <pic:spPr>
                    <a:xfrm>
                      <a:off x="0" y="0"/>
                      <a:ext cx="4000500" cy="1409700"/>
                    </a:xfrm>
                    <a:prstGeom prst="rect">
                      <a:avLst/>
                    </a:prstGeom>
                    <a:noFill/>
                    <a:ln w="9525">
                      <a:noFill/>
                    </a:ln>
                  </pic:spPr>
                </pic:pic>
              </a:graphicData>
            </a:graphic>
          </wp:inline>
        </w:drawing>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其中第一个为标签选择器，第二个为class选择器，两个选择器之间</w:t>
      </w:r>
      <w:r>
        <w:rPr>
          <w:rStyle w:val="12"/>
          <w:rFonts w:hint="eastAsia" w:ascii="黑体" w:hAnsi="黑体" w:eastAsia="黑体" w:cs="黑体"/>
          <w:b/>
          <w:bCs/>
          <w:i w:val="0"/>
          <w:iCs w:val="0"/>
          <w:caps w:val="0"/>
          <w:color w:val="916DD5"/>
          <w:spacing w:val="24"/>
          <w:sz w:val="18"/>
          <w:szCs w:val="18"/>
          <w:shd w:val="clear" w:fill="FFFFFF"/>
        </w:rPr>
        <w:t>不能有空格</w:t>
      </w:r>
      <w:r>
        <w:rPr>
          <w:rFonts w:hint="eastAsia" w:ascii="黑体" w:hAnsi="黑体" w:eastAsia="黑体" w:cs="黑体"/>
          <w:i w:val="0"/>
          <w:iCs w:val="0"/>
          <w:caps w:val="0"/>
          <w:color w:val="000000"/>
          <w:spacing w:val="24"/>
          <w:sz w:val="18"/>
          <w:szCs w:val="18"/>
          <w:shd w:val="clear" w:fill="FFFFFF"/>
        </w:rPr>
        <w:t>，如h3.special。</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交集选择器是并且的意思,即...又...的意思</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比如：   </w:t>
      </w: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9B703F"/>
          <w:spacing w:val="24"/>
          <w:sz w:val="14"/>
          <w:szCs w:val="14"/>
          <w:shd w:val="clear" w:fill="FFFFFF"/>
        </w:rPr>
        <w:t>.one</w:t>
      </w:r>
      <w:r>
        <w:rPr>
          <w:rStyle w:val="12"/>
          <w:rFonts w:hint="eastAsia" w:ascii="黑体" w:hAnsi="黑体" w:eastAsia="黑体" w:cs="黑体"/>
          <w:i w:val="0"/>
          <w:iCs w:val="0"/>
          <w:caps w:val="0"/>
          <w:color w:val="000000"/>
          <w:spacing w:val="24"/>
          <w:sz w:val="14"/>
          <w:szCs w:val="14"/>
          <w:shd w:val="clear" w:fill="FFFFFF"/>
        </w:rPr>
        <w:t>   选择的是： 类名为 </w:t>
      </w:r>
      <w:r>
        <w:rPr>
          <w:rStyle w:val="12"/>
          <w:rFonts w:hint="eastAsia" w:ascii="黑体" w:hAnsi="黑体" w:eastAsia="黑体" w:cs="黑体"/>
          <w:i w:val="0"/>
          <w:iCs w:val="0"/>
          <w:caps w:val="0"/>
          <w:color w:val="9B703F"/>
          <w:spacing w:val="24"/>
          <w:sz w:val="14"/>
          <w:szCs w:val="14"/>
          <w:shd w:val="clear" w:fill="FFFFFF"/>
        </w:rPr>
        <w:t>.one</w:t>
      </w:r>
      <w:r>
        <w:rPr>
          <w:rStyle w:val="12"/>
          <w:rFonts w:hint="eastAsia" w:ascii="黑体" w:hAnsi="黑体" w:eastAsia="黑体" w:cs="黑体"/>
          <w:i w:val="0"/>
          <w:iCs w:val="0"/>
          <w:caps w:val="0"/>
          <w:color w:val="000000"/>
          <w:spacing w:val="24"/>
          <w:sz w:val="14"/>
          <w:szCs w:val="14"/>
          <w:shd w:val="clear" w:fill="FFFFFF"/>
        </w:rPr>
        <w:t> 的段落标签。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7400"/>
          <w:spacing w:val="24"/>
          <w:sz w:val="14"/>
          <w:szCs w:val="14"/>
          <w:shd w:val="clear" w:fill="FFFFFF"/>
        </w:rPr>
        <w:t>/*用的相对来说比较少，不建议使用。*/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「4. 并集选择器」</w:t>
      </w:r>
      <w:r>
        <w:rPr>
          <w:rFonts w:hint="eastAsia" w:ascii="黑体" w:hAnsi="黑体" w:eastAsia="黑体" w:cs="黑体"/>
          <w:i w:val="0"/>
          <w:iCs w:val="0"/>
          <w:caps w:val="0"/>
          <w:color w:val="000000"/>
          <w:spacing w:val="24"/>
          <w:sz w:val="16"/>
          <w:szCs w:val="16"/>
          <w:shd w:val="clear" w:fill="FFFFFF"/>
        </w:rPr>
        <w:t>如果某些选择器定义的相同样式，就可以利用并集选择器，可以让代码更简洁。并集选择器（CSS选择器分组）是各个选择器通过</w:t>
      </w:r>
      <w:r>
        <w:rPr>
          <w:rStyle w:val="12"/>
          <w:rFonts w:hint="eastAsia" w:ascii="黑体" w:hAnsi="黑体" w:eastAsia="黑体" w:cs="黑体"/>
          <w:b/>
          <w:bCs/>
          <w:i w:val="0"/>
          <w:iCs w:val="0"/>
          <w:caps w:val="0"/>
          <w:color w:val="916DD5"/>
          <w:spacing w:val="24"/>
          <w:sz w:val="16"/>
          <w:szCs w:val="16"/>
          <w:shd w:val="clear" w:fill="FFFFFF"/>
        </w:rPr>
        <w:t>,</w:t>
      </w:r>
      <w:r>
        <w:rPr>
          <w:rFonts w:hint="eastAsia" w:ascii="黑体" w:hAnsi="黑体" w:eastAsia="黑体" w:cs="黑体"/>
          <w:i w:val="0"/>
          <w:iCs w:val="0"/>
          <w:caps w:val="0"/>
          <w:color w:val="000000"/>
          <w:spacing w:val="24"/>
          <w:sz w:val="16"/>
          <w:szCs w:val="16"/>
          <w:shd w:val="clear" w:fill="FFFFFF"/>
        </w:rPr>
        <w:t>连接而成的，通常用于集体声明。</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任何形式的选择器</w:t>
      </w:r>
      <w:r>
        <w:rPr>
          <w:rFonts w:hint="eastAsia" w:ascii="黑体" w:hAnsi="黑体" w:eastAsia="黑体" w:cs="黑体"/>
          <w:i w:val="0"/>
          <w:iCs w:val="0"/>
          <w:caps w:val="0"/>
          <w:color w:val="000000"/>
          <w:spacing w:val="24"/>
          <w:sz w:val="18"/>
          <w:szCs w:val="18"/>
          <w:shd w:val="clear" w:fill="FFFFFF"/>
        </w:rPr>
        <w:t>（包括标签选择器、class类选择器 id选择器等），都可以作为并集选择器的一部分。</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并集选择器通常用于</w:t>
      </w:r>
      <w:r>
        <w:rPr>
          <w:rFonts w:hint="eastAsia" w:ascii="黑体" w:hAnsi="黑体" w:eastAsia="黑体" w:cs="黑体"/>
          <w:b/>
          <w:bCs/>
          <w:i w:val="0"/>
          <w:iCs w:val="0"/>
          <w:caps w:val="0"/>
          <w:color w:val="FF502C"/>
          <w:spacing w:val="24"/>
          <w:sz w:val="19"/>
          <w:szCs w:val="19"/>
          <w:shd w:val="clear" w:fill="FFFFFF"/>
        </w:rPr>
        <w:t>集体声明</w:t>
      </w:r>
      <w:r>
        <w:rPr>
          <w:rFonts w:hint="eastAsia" w:ascii="黑体" w:hAnsi="黑体" w:eastAsia="黑体" w:cs="黑体"/>
          <w:i w:val="0"/>
          <w:iCs w:val="0"/>
          <w:caps w:val="0"/>
          <w:color w:val="000000"/>
          <w:spacing w:val="24"/>
          <w:sz w:val="18"/>
          <w:szCs w:val="18"/>
          <w:shd w:val="clear" w:fill="FFFFFF"/>
        </w:rPr>
        <w:t>  ，逗号隔开的，所有选择器都会执行后面样式，逗号可以理解为</w:t>
      </w:r>
      <w:r>
        <w:rPr>
          <w:rFonts w:hint="eastAsia" w:ascii="黑体" w:hAnsi="黑体" w:eastAsia="黑体" w:cs="黑体"/>
          <w:b/>
          <w:bCs/>
          <w:i w:val="0"/>
          <w:iCs w:val="0"/>
          <w:caps w:val="0"/>
          <w:color w:val="FF502C"/>
          <w:spacing w:val="24"/>
          <w:sz w:val="19"/>
          <w:szCs w:val="19"/>
          <w:shd w:val="clear" w:fill="FFFFFF"/>
        </w:rPr>
        <w:t>和</w:t>
      </w:r>
      <w:r>
        <w:rPr>
          <w:rFonts w:hint="eastAsia" w:ascii="黑体" w:hAnsi="黑体" w:eastAsia="黑体" w:cs="黑体"/>
          <w:i w:val="0"/>
          <w:iCs w:val="0"/>
          <w:caps w:val="0"/>
          <w:color w:val="000000"/>
          <w:spacing w:val="24"/>
          <w:sz w:val="18"/>
          <w:szCs w:val="18"/>
          <w:shd w:val="clear" w:fill="FFFFFF"/>
        </w:rPr>
        <w:t>的意思。</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比如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9B703F"/>
          <w:spacing w:val="24"/>
          <w:sz w:val="14"/>
          <w:szCs w:val="14"/>
          <w:shd w:val="clear" w:fill="FFFFFF"/>
        </w:rPr>
        <w:t>.one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9B703F"/>
          <w:spacing w:val="24"/>
          <w:sz w:val="14"/>
          <w:szCs w:val="14"/>
          <w:shd w:val="clear" w:fill="FFFFFF"/>
        </w:rPr>
        <w:t>#test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#F00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表示   </w:t>
      </w:r>
      <w:r>
        <w:rPr>
          <w:rStyle w:val="12"/>
          <w:rFonts w:hint="eastAsia" w:ascii="黑体" w:hAnsi="黑体" w:eastAsia="黑体" w:cs="黑体"/>
          <w:i w:val="0"/>
          <w:iCs w:val="0"/>
          <w:caps w:val="0"/>
          <w:color w:val="9B703F"/>
          <w:spacing w:val="24"/>
          <w:sz w:val="14"/>
          <w:szCs w:val="14"/>
          <w:shd w:val="clear" w:fill="FFFFFF"/>
        </w:rPr>
        <w:t>.one</w:t>
      </w:r>
      <w:r>
        <w:rPr>
          <w:rStyle w:val="12"/>
          <w:rFonts w:hint="eastAsia" w:ascii="黑体" w:hAnsi="黑体" w:eastAsia="黑体" w:cs="黑体"/>
          <w:i w:val="0"/>
          <w:iCs w:val="0"/>
          <w:caps w:val="0"/>
          <w:color w:val="000000"/>
          <w:spacing w:val="24"/>
          <w:sz w:val="14"/>
          <w:szCs w:val="14"/>
          <w:shd w:val="clear" w:fill="FFFFFF"/>
        </w:rPr>
        <w:t> 和 </w:t>
      </w: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000000"/>
          <w:spacing w:val="24"/>
          <w:sz w:val="14"/>
          <w:szCs w:val="14"/>
          <w:shd w:val="clear" w:fill="FFFFFF"/>
        </w:rPr>
        <w:t>  和 </w:t>
      </w:r>
      <w:r>
        <w:rPr>
          <w:rStyle w:val="12"/>
          <w:rFonts w:hint="eastAsia" w:ascii="黑体" w:hAnsi="黑体" w:eastAsia="黑体" w:cs="黑体"/>
          <w:i w:val="0"/>
          <w:iCs w:val="0"/>
          <w:caps w:val="0"/>
          <w:color w:val="9B703F"/>
          <w:spacing w:val="24"/>
          <w:sz w:val="14"/>
          <w:szCs w:val="14"/>
          <w:shd w:val="clear" w:fill="FFFFFF"/>
        </w:rPr>
        <w:t>#test</w:t>
      </w:r>
      <w:r>
        <w:rPr>
          <w:rStyle w:val="12"/>
          <w:rFonts w:hint="eastAsia" w:ascii="黑体" w:hAnsi="黑体" w:eastAsia="黑体" w:cs="黑体"/>
          <w:i w:val="0"/>
          <w:iCs w:val="0"/>
          <w:caps w:val="0"/>
          <w:color w:val="000000"/>
          <w:spacing w:val="24"/>
          <w:sz w:val="14"/>
          <w:szCs w:val="14"/>
          <w:shd w:val="clear" w:fill="FFFFFF"/>
        </w:rPr>
        <w:t> 这三个选择器都会执行颜色为红色。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通常用于集体声明。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「5. 链接伪类选择器」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用于向某些选择器添加特殊的效果。写的时候，他们的顺序尽量不要颠倒,按照</w:t>
      </w:r>
      <w:r>
        <w:rPr>
          <w:rFonts w:hint="eastAsia" w:ascii="黑体" w:hAnsi="黑体" w:eastAsia="黑体" w:cs="黑体"/>
          <w:b/>
          <w:bCs/>
          <w:i w:val="0"/>
          <w:iCs w:val="0"/>
          <w:caps w:val="0"/>
          <w:color w:val="FF502C"/>
          <w:spacing w:val="24"/>
          <w:sz w:val="19"/>
          <w:szCs w:val="19"/>
          <w:shd w:val="clear" w:fill="FFFFFF"/>
        </w:rPr>
        <w:t>lvha</w:t>
      </w:r>
      <w:r>
        <w:rPr>
          <w:rFonts w:hint="eastAsia" w:ascii="黑体" w:hAnsi="黑体" w:eastAsia="黑体" w:cs="黑体"/>
          <w:i w:val="0"/>
          <w:iCs w:val="0"/>
          <w:caps w:val="0"/>
          <w:color w:val="000000"/>
          <w:spacing w:val="24"/>
          <w:sz w:val="16"/>
          <w:szCs w:val="16"/>
          <w:shd w:val="clear" w:fill="FFFFFF"/>
        </w:rPr>
        <w:t>的顺序。否则可能引起错误。</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链接伪类，是利用交集选择器.</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a:link</w:t>
      </w:r>
      <w:r>
        <w:rPr>
          <w:rFonts w:hint="eastAsia" w:ascii="黑体" w:hAnsi="黑体" w:eastAsia="黑体" w:cs="黑体"/>
          <w:i w:val="0"/>
          <w:iCs w:val="0"/>
          <w:caps w:val="0"/>
          <w:color w:val="000000"/>
          <w:spacing w:val="24"/>
          <w:sz w:val="18"/>
          <w:szCs w:val="18"/>
          <w:shd w:val="clear" w:fill="FFFFFF"/>
        </w:rPr>
        <w:t>  未访问的链接</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a:visited</w:t>
      </w:r>
      <w:r>
        <w:rPr>
          <w:rFonts w:hint="eastAsia" w:ascii="黑体" w:hAnsi="黑体" w:eastAsia="黑体" w:cs="黑体"/>
          <w:i w:val="0"/>
          <w:iCs w:val="0"/>
          <w:caps w:val="0"/>
          <w:color w:val="000000"/>
          <w:spacing w:val="24"/>
          <w:sz w:val="18"/>
          <w:szCs w:val="18"/>
          <w:shd w:val="clear" w:fill="FFFFFF"/>
        </w:rPr>
        <w:t>  已访问的链接</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a:hover</w:t>
      </w:r>
      <w:r>
        <w:rPr>
          <w:rFonts w:hint="eastAsia" w:ascii="黑体" w:hAnsi="黑体" w:eastAsia="黑体" w:cs="黑体"/>
          <w:i w:val="0"/>
          <w:iCs w:val="0"/>
          <w:caps w:val="0"/>
          <w:color w:val="000000"/>
          <w:spacing w:val="24"/>
          <w:sz w:val="18"/>
          <w:szCs w:val="18"/>
          <w:shd w:val="clear" w:fill="FFFFFF"/>
        </w:rPr>
        <w:t>  鼠标移动到链接上</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a:active</w:t>
      </w:r>
      <w:r>
        <w:rPr>
          <w:rFonts w:hint="eastAsia" w:ascii="黑体" w:hAnsi="黑体" w:eastAsia="黑体" w:cs="黑体"/>
          <w:i w:val="0"/>
          <w:iCs w:val="0"/>
          <w:caps w:val="0"/>
          <w:color w:val="000000"/>
          <w:spacing w:val="24"/>
          <w:sz w:val="18"/>
          <w:szCs w:val="18"/>
          <w:shd w:val="clear" w:fill="FFFFFF"/>
        </w:rPr>
        <w:t>  选定的链接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19"/>
          <w:szCs w:val="19"/>
        </w:rPr>
      </w:pPr>
      <w:r>
        <w:rPr>
          <w:rFonts w:hint="eastAsia" w:ascii="黑体" w:hAnsi="黑体" w:eastAsia="黑体" w:cs="黑体"/>
          <w:b/>
          <w:bCs/>
          <w:i w:val="0"/>
          <w:iCs w:val="0"/>
          <w:caps w:val="0"/>
          <w:color w:val="000000"/>
          <w:spacing w:val="24"/>
          <w:sz w:val="19"/>
          <w:szCs w:val="19"/>
          <w:shd w:val="clear" w:fill="FFFFFF"/>
        </w:rPr>
        <w:t>实际工作中，很少写全四个状态，一般写法如下：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a</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007400"/>
          <w:spacing w:val="24"/>
          <w:sz w:val="14"/>
          <w:szCs w:val="14"/>
          <w:shd w:val="clear" w:fill="FFFFFF"/>
        </w:rPr>
        <w:t>/* a是标签选择器  所有的链接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font-weight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700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font-size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16px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gray;</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text-decoration</w:t>
      </w:r>
      <w:r>
        <w:rPr>
          <w:rStyle w:val="12"/>
          <w:rFonts w:hint="eastAsia" w:ascii="黑体" w:hAnsi="黑体" w:eastAsia="黑体" w:cs="黑体"/>
          <w:i w:val="0"/>
          <w:iCs w:val="0"/>
          <w:caps w:val="0"/>
          <w:color w:val="000000"/>
          <w:spacing w:val="24"/>
          <w:sz w:val="14"/>
          <w:szCs w:val="14"/>
          <w:shd w:val="clear" w:fill="FFFFFF"/>
        </w:rPr>
        <w:t>: none; </w:t>
      </w:r>
      <w:r>
        <w:rPr>
          <w:rStyle w:val="12"/>
          <w:rFonts w:hint="eastAsia" w:ascii="黑体" w:hAnsi="黑体" w:eastAsia="黑体" w:cs="黑体"/>
          <w:i w:val="0"/>
          <w:iCs w:val="0"/>
          <w:caps w:val="0"/>
          <w:color w:val="007400"/>
          <w:spacing w:val="24"/>
          <w:sz w:val="14"/>
          <w:szCs w:val="14"/>
          <w:shd w:val="clear" w:fill="FFFFFF"/>
        </w:rPr>
        <w:t>/* 清除链接默认的下划线*/</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a</w:t>
      </w:r>
      <w:r>
        <w:rPr>
          <w:rStyle w:val="12"/>
          <w:rFonts w:hint="eastAsia" w:ascii="黑体" w:hAnsi="黑体" w:eastAsia="黑体" w:cs="黑体"/>
          <w:i w:val="0"/>
          <w:iCs w:val="0"/>
          <w:caps w:val="0"/>
          <w:color w:val="000000"/>
          <w:spacing w:val="24"/>
          <w:sz w:val="14"/>
          <w:szCs w:val="14"/>
          <w:shd w:val="clear" w:fill="FFFFFF"/>
        </w:rPr>
        <w:t>:hover {   </w:t>
      </w:r>
      <w:r>
        <w:rPr>
          <w:rStyle w:val="12"/>
          <w:rFonts w:hint="eastAsia" w:ascii="黑体" w:hAnsi="黑体" w:eastAsia="黑体" w:cs="黑体"/>
          <w:i w:val="0"/>
          <w:iCs w:val="0"/>
          <w:caps w:val="0"/>
          <w:color w:val="007400"/>
          <w:spacing w:val="24"/>
          <w:sz w:val="14"/>
          <w:szCs w:val="14"/>
          <w:shd w:val="clear" w:fill="FFFFFF"/>
        </w:rPr>
        <w:t>/* :hover 是链接伪类选择器 鼠标经过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red; </w:t>
      </w:r>
      <w:r>
        <w:rPr>
          <w:rStyle w:val="12"/>
          <w:rFonts w:hint="eastAsia" w:ascii="黑体" w:hAnsi="黑体" w:eastAsia="黑体" w:cs="黑体"/>
          <w:i w:val="0"/>
          <w:iCs w:val="0"/>
          <w:caps w:val="0"/>
          <w:color w:val="007400"/>
          <w:spacing w:val="24"/>
          <w:sz w:val="14"/>
          <w:szCs w:val="14"/>
          <w:shd w:val="clear" w:fill="FFFFFF"/>
        </w:rPr>
        <w:t>/*  鼠标经过的时候，由原来的 灰色 变成了红色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「6. 复合选择器总结」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36"/>
        <w:gridCol w:w="1750"/>
        <w:gridCol w:w="1505"/>
        <w:gridCol w:w="771"/>
        <w:gridCol w:w="2720"/>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选择器</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特征</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使用情况</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隔开符号及用法</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后代选择器</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用来选择元素后代</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是选择所有的子孙后代</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较多</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符号是</w:t>
            </w:r>
            <w:r>
              <w:rPr>
                <w:rStyle w:val="12"/>
                <w:rFonts w:hint="eastAsia" w:ascii="黑体" w:hAnsi="黑体" w:eastAsia="黑体" w:cs="黑体"/>
                <w:kern w:val="0"/>
                <w:sz w:val="16"/>
                <w:szCs w:val="16"/>
                <w:lang w:val="en-US" w:eastAsia="zh-CN" w:bidi="ar"/>
              </w:rPr>
              <w:t>空格</w:t>
            </w:r>
            <w:r>
              <w:rPr>
                <w:rFonts w:hint="eastAsia" w:ascii="黑体" w:hAnsi="黑体" w:eastAsia="黑体" w:cs="黑体"/>
                <w:kern w:val="0"/>
                <w:sz w:val="16"/>
                <w:szCs w:val="16"/>
                <w:lang w:val="en-US" w:eastAsia="zh-CN" w:bidi="ar"/>
              </w:rPr>
              <w:t> .nav a</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子代选择器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选择 最近一级元素</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只选亲儿子</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较少</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符号是</w:t>
            </w:r>
            <w:r>
              <w:rPr>
                <w:rStyle w:val="12"/>
                <w:rFonts w:hint="eastAsia" w:ascii="黑体" w:hAnsi="黑体" w:eastAsia="黑体" w:cs="黑体"/>
                <w:kern w:val="0"/>
                <w:sz w:val="16"/>
                <w:szCs w:val="16"/>
                <w:lang w:val="en-US" w:eastAsia="zh-CN" w:bidi="ar"/>
              </w:rPr>
              <w:t>&gt;</w:t>
            </w:r>
            <w:r>
              <w:rPr>
                <w:rFonts w:hint="eastAsia" w:ascii="黑体" w:hAnsi="黑体" w:eastAsia="黑体" w:cs="黑体"/>
                <w:kern w:val="0"/>
                <w:sz w:val="16"/>
                <w:szCs w:val="16"/>
                <w:lang w:val="en-US" w:eastAsia="zh-CN" w:bidi="ar"/>
              </w:rPr>
              <w:t>   .nav&gt;p</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交集选择器</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选择两个标签交集的部分</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既是 又是</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较少</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没有符号</w:t>
            </w:r>
            <w:r>
              <w:rPr>
                <w:rFonts w:hint="eastAsia" w:ascii="黑体" w:hAnsi="黑体" w:eastAsia="黑体" w:cs="黑体"/>
                <w:kern w:val="0"/>
                <w:sz w:val="16"/>
                <w:szCs w:val="16"/>
                <w:lang w:val="en-US" w:eastAsia="zh-CN" w:bidi="ar"/>
              </w:rPr>
              <w:t>  p.one</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并集选择器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选择某些相同样式的选择器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可以用于集体声明</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较多</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符号是</w:t>
            </w:r>
            <w:r>
              <w:rPr>
                <w:rStyle w:val="12"/>
                <w:rFonts w:hint="eastAsia" w:ascii="黑体" w:hAnsi="黑体" w:eastAsia="黑体" w:cs="黑体"/>
                <w:kern w:val="0"/>
                <w:sz w:val="16"/>
                <w:szCs w:val="16"/>
                <w:lang w:val="en-US" w:eastAsia="zh-CN" w:bidi="ar"/>
              </w:rPr>
              <w:t>逗号</w:t>
            </w:r>
            <w:r>
              <w:rPr>
                <w:rFonts w:hint="eastAsia" w:ascii="黑体" w:hAnsi="黑体" w:eastAsia="黑体" w:cs="黑体"/>
                <w:kern w:val="0"/>
                <w:sz w:val="16"/>
                <w:szCs w:val="16"/>
                <w:lang w:val="en-US" w:eastAsia="zh-CN" w:bidi="ar"/>
              </w:rPr>
              <w:t> .nav, .header</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链接伪类选择器</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给链接更改状态</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较多</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重点记住 a{} 和 a:hover  实际开发的写法</w:t>
            </w:r>
          </w:p>
        </w:tc>
      </w:tr>
    </w:tbl>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sz w:val="24"/>
          <w:szCs w:val="24"/>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CSS字体样式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font字体</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font-size」</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font-size</w:t>
      </w:r>
      <w:r>
        <w:rPr>
          <w:rFonts w:hint="eastAsia" w:ascii="黑体" w:hAnsi="黑体" w:eastAsia="黑体" w:cs="黑体"/>
          <w:i w:val="0"/>
          <w:iCs w:val="0"/>
          <w:caps w:val="0"/>
          <w:color w:val="000000"/>
          <w:spacing w:val="24"/>
          <w:sz w:val="18"/>
          <w:szCs w:val="18"/>
          <w:shd w:val="clear" w:fill="FFFFFF"/>
        </w:rPr>
        <w:t>属性用于设置字号(字体大小)</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谷歌浏览器</w:t>
      </w:r>
      <w:r>
        <w:rPr>
          <w:rFonts w:hint="eastAsia" w:ascii="黑体" w:hAnsi="黑体" w:eastAsia="黑体" w:cs="黑体"/>
          <w:i w:val="0"/>
          <w:iCs w:val="0"/>
          <w:caps w:val="0"/>
          <w:color w:val="000000"/>
          <w:spacing w:val="24"/>
          <w:sz w:val="18"/>
          <w:szCs w:val="18"/>
          <w:shd w:val="clear" w:fill="FFFFFF"/>
        </w:rPr>
        <w:t>默认的文字大小为</w:t>
      </w:r>
      <w:r>
        <w:rPr>
          <w:rFonts w:hint="eastAsia" w:ascii="黑体" w:hAnsi="黑体" w:eastAsia="黑体" w:cs="黑体"/>
          <w:b/>
          <w:bCs/>
          <w:i w:val="0"/>
          <w:iCs w:val="0"/>
          <w:caps w:val="0"/>
          <w:color w:val="FF502C"/>
          <w:spacing w:val="24"/>
          <w:sz w:val="19"/>
          <w:szCs w:val="19"/>
          <w:shd w:val="clear" w:fill="FFFFFF"/>
        </w:rPr>
        <w:t>16px</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不同浏览器可能默认显示的字号大小不一致，我们尽量给一个明确值大小，不要默认大小。一般给</w:t>
      </w:r>
      <w:r>
        <w:rPr>
          <w:rFonts w:hint="eastAsia" w:ascii="黑体" w:hAnsi="黑体" w:eastAsia="黑体" w:cs="黑体"/>
          <w:b/>
          <w:bCs/>
          <w:i w:val="0"/>
          <w:iCs w:val="0"/>
          <w:caps w:val="0"/>
          <w:color w:val="FF502C"/>
          <w:spacing w:val="24"/>
          <w:sz w:val="19"/>
          <w:szCs w:val="19"/>
          <w:shd w:val="clear" w:fill="FFFFFF"/>
        </w:rPr>
        <w:t>body</w:t>
      </w:r>
      <w:r>
        <w:rPr>
          <w:rFonts w:hint="eastAsia" w:ascii="黑体" w:hAnsi="黑体" w:eastAsia="黑体" w:cs="黑体"/>
          <w:i w:val="0"/>
          <w:iCs w:val="0"/>
          <w:caps w:val="0"/>
          <w:color w:val="000000"/>
          <w:spacing w:val="24"/>
          <w:sz w:val="18"/>
          <w:szCs w:val="18"/>
          <w:shd w:val="clear" w:fill="FFFFFF"/>
        </w:rPr>
        <w:t>指定整个页面</w:t>
      </w:r>
      <w:r>
        <w:rPr>
          <w:rFonts w:hint="eastAsia" w:ascii="黑体" w:hAnsi="黑体" w:eastAsia="黑体" w:cs="黑体"/>
          <w:b/>
          <w:bCs/>
          <w:i w:val="0"/>
          <w:iCs w:val="0"/>
          <w:caps w:val="0"/>
          <w:color w:val="FF502C"/>
          <w:spacing w:val="24"/>
          <w:sz w:val="19"/>
          <w:szCs w:val="19"/>
          <w:shd w:val="clear" w:fill="FFFFFF"/>
        </w:rPr>
        <w:t>文字的大小</w:t>
      </w:r>
      <w:r>
        <w:rPr>
          <w:rFonts w:hint="eastAsia" w:ascii="黑体" w:hAnsi="黑体" w:eastAsia="黑体" w:cs="黑体"/>
          <w:i w:val="0"/>
          <w:iCs w:val="0"/>
          <w:caps w:val="0"/>
          <w:color w:val="000000"/>
          <w:spacing w:val="24"/>
          <w:sz w:val="18"/>
          <w:szCs w:val="18"/>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font-size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20px</w:t>
      </w:r>
      <w:r>
        <w:rPr>
          <w:rStyle w:val="12"/>
          <w:rFonts w:hint="eastAsia" w:ascii="黑体" w:hAnsi="黑体" w:eastAsia="黑体" w:cs="黑体"/>
          <w:i w:val="0"/>
          <w:iCs w:val="0"/>
          <w:caps w:val="0"/>
          <w:color w:val="000000"/>
          <w:spacing w:val="24"/>
          <w:sz w:val="14"/>
          <w:szCs w:val="14"/>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单位</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相对长度单位、绝对长度单位</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6067425" cy="2933700"/>
            <wp:effectExtent l="0" t="0" r="13335" b="7620"/>
            <wp:docPr id="4"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8"/>
                    <pic:cNvPicPr>
                      <a:picLocks noChangeAspect="1"/>
                    </pic:cNvPicPr>
                  </pic:nvPicPr>
                  <pic:blipFill>
                    <a:blip r:embed="rId6"/>
                    <a:stretch>
                      <a:fillRect/>
                    </a:stretch>
                  </pic:blipFill>
                  <pic:spPr>
                    <a:xfrm>
                      <a:off x="0" y="0"/>
                      <a:ext cx="6067425" cy="2933700"/>
                    </a:xfrm>
                    <a:prstGeom prst="rect">
                      <a:avLst/>
                    </a:prstGeom>
                    <a:noFill/>
                    <a:ln w="9525">
                      <a:noFill/>
                    </a:ln>
                  </pic:spPr>
                </pic:pic>
              </a:graphicData>
            </a:graphic>
          </wp:inline>
        </w:drawing>
      </w:r>
      <w:r>
        <w:rPr>
          <w:rStyle w:val="11"/>
          <w:rFonts w:hint="eastAsia" w:ascii="黑体" w:hAnsi="黑体" w:eastAsia="黑体" w:cs="黑体"/>
          <w:i w:val="0"/>
          <w:iCs w:val="0"/>
          <w:caps w:val="0"/>
          <w:color w:val="916DD5"/>
          <w:spacing w:val="24"/>
          <w:sz w:val="16"/>
          <w:szCs w:val="16"/>
          <w:shd w:val="clear" w:fill="FFFFFF"/>
        </w:rPr>
        <w:t>「2. font-family」</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font-family</w:t>
      </w:r>
      <w:r>
        <w:rPr>
          <w:rFonts w:hint="eastAsia" w:ascii="黑体" w:hAnsi="黑体" w:eastAsia="黑体" w:cs="黑体"/>
          <w:i w:val="0"/>
          <w:iCs w:val="0"/>
          <w:caps w:val="0"/>
          <w:color w:val="000000"/>
          <w:spacing w:val="24"/>
          <w:sz w:val="18"/>
          <w:szCs w:val="18"/>
          <w:shd w:val="clear" w:fill="FFFFFF"/>
        </w:rPr>
        <w:t>属性用于设置哪一种字体。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font-family</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C41A16"/>
          <w:spacing w:val="24"/>
          <w:sz w:val="14"/>
          <w:szCs w:val="14"/>
          <w:shd w:val="clear" w:fill="FFFFFF"/>
        </w:rPr>
        <w:t>"微软雅黑"</w:t>
      </w:r>
      <w:r>
        <w:rPr>
          <w:rStyle w:val="12"/>
          <w:rFonts w:hint="eastAsia" w:ascii="黑体" w:hAnsi="黑体" w:eastAsia="黑体" w:cs="黑体"/>
          <w:i w:val="0"/>
          <w:iCs w:val="0"/>
          <w:caps w:val="0"/>
          <w:color w:val="000000"/>
          <w:spacing w:val="24"/>
          <w:sz w:val="14"/>
          <w:szCs w:val="14"/>
          <w:shd w:val="clear" w:fill="FFFFFF"/>
        </w:rPr>
        <w:t>;}</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指定多个字体</w:t>
      </w:r>
      <w:r>
        <w:rPr>
          <w:rFonts w:hint="eastAsia" w:ascii="黑体" w:hAnsi="黑体" w:eastAsia="黑体" w:cs="黑体"/>
          <w:i w:val="0"/>
          <w:iCs w:val="0"/>
          <w:caps w:val="0"/>
          <w:color w:val="000000"/>
          <w:spacing w:val="24"/>
          <w:sz w:val="18"/>
          <w:szCs w:val="18"/>
          <w:shd w:val="clear" w:fill="FFFFFF"/>
        </w:rPr>
        <w:t>，如果浏览器不支持第一个字体就会尝试下一个直到找到合适的字体，如果都没有，以电脑默认字体为准。</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font-family</w:t>
      </w:r>
      <w:r>
        <w:rPr>
          <w:rStyle w:val="12"/>
          <w:rFonts w:hint="eastAsia" w:ascii="黑体" w:hAnsi="黑体" w:eastAsia="黑体" w:cs="黑体"/>
          <w:i w:val="0"/>
          <w:iCs w:val="0"/>
          <w:caps w:val="0"/>
          <w:color w:val="000000"/>
          <w:spacing w:val="24"/>
          <w:sz w:val="14"/>
          <w:szCs w:val="14"/>
          <w:shd w:val="clear" w:fill="FFFFFF"/>
        </w:rPr>
        <w:t>: Arial,</w:t>
      </w:r>
      <w:r>
        <w:rPr>
          <w:rStyle w:val="12"/>
          <w:rFonts w:hint="eastAsia" w:ascii="黑体" w:hAnsi="黑体" w:eastAsia="黑体" w:cs="黑体"/>
          <w:i w:val="0"/>
          <w:iCs w:val="0"/>
          <w:caps w:val="0"/>
          <w:color w:val="C41A16"/>
          <w:spacing w:val="24"/>
          <w:sz w:val="14"/>
          <w:szCs w:val="14"/>
          <w:shd w:val="clear" w:fill="FFFFFF"/>
        </w:rPr>
        <w:t>"Microsoft Yahei"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C41A16"/>
          <w:spacing w:val="24"/>
          <w:sz w:val="14"/>
          <w:szCs w:val="14"/>
          <w:shd w:val="clear" w:fill="FFFFFF"/>
        </w:rPr>
        <w:t>"微软雅黑"</w:t>
      </w:r>
      <w:r>
        <w:rPr>
          <w:rStyle w:val="12"/>
          <w:rFonts w:hint="eastAsia" w:ascii="黑体" w:hAnsi="黑体" w:eastAsia="黑体" w:cs="黑体"/>
          <w:i w:val="0"/>
          <w:iCs w:val="0"/>
          <w:caps w:val="0"/>
          <w:color w:val="000000"/>
          <w:spacing w:val="24"/>
          <w:sz w:val="14"/>
          <w:szCs w:val="14"/>
          <w:shd w:val="clear" w:fill="FFFFFF"/>
        </w:rPr>
        <w:t>;}</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CSS Unicode字体</w:t>
      </w:r>
    </w:p>
    <w:p>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在 CSS 中设置字体名称，直接写中文是可以的。但是在文件编码（GB2312、UTF-8 等）不匹配时会产生乱码的错误。</w:t>
      </w:r>
    </w:p>
    <w:p>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xp 系统不支持 类似微软雅黑的中文。</w:t>
      </w:r>
    </w:p>
    <w:p>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解决方案</w:t>
      </w:r>
      <w:r>
        <w:rPr>
          <w:rFonts w:hint="eastAsia" w:ascii="黑体" w:hAnsi="黑体" w:eastAsia="黑体" w:cs="黑体"/>
          <w:i w:val="0"/>
          <w:iCs w:val="0"/>
          <w:caps w:val="0"/>
          <w:color w:val="000000"/>
          <w:spacing w:val="24"/>
          <w:sz w:val="18"/>
          <w:szCs w:val="18"/>
          <w:shd w:val="clear" w:fill="FFFFFF"/>
        </w:rPr>
        <w:t>：英文来替代。比如</w:t>
      </w:r>
      <w:r>
        <w:rPr>
          <w:rStyle w:val="12"/>
          <w:rFonts w:hint="eastAsia" w:ascii="黑体" w:hAnsi="黑体" w:eastAsia="黑体" w:cs="黑体"/>
          <w:b/>
          <w:bCs/>
          <w:i w:val="0"/>
          <w:iCs w:val="0"/>
          <w:caps w:val="0"/>
          <w:color w:val="916DD5"/>
          <w:spacing w:val="24"/>
          <w:sz w:val="18"/>
          <w:szCs w:val="18"/>
          <w:shd w:val="clear" w:fill="FFFFFF"/>
        </w:rPr>
        <w:t>font-family:"Microsoft Yahei"</w:t>
      </w:r>
      <w:r>
        <w:rPr>
          <w:rFonts w:hint="eastAsia" w:ascii="黑体" w:hAnsi="黑体" w:eastAsia="黑体" w:cs="黑体"/>
          <w:i w:val="0"/>
          <w:iCs w:val="0"/>
          <w:caps w:val="0"/>
          <w:color w:val="000000"/>
          <w:spacing w:val="24"/>
          <w:sz w:val="18"/>
          <w:szCs w:val="18"/>
          <w:shd w:val="clear" w:fill="FFFFFF"/>
        </w:rPr>
        <w:t>。在 CSS 直接使用 Unicode 编码来写字体名称可以避免这些错误。使用 Unicode 写中文字体名称，浏览器是可以正确的解析的。</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font-family</w:t>
      </w:r>
      <w:r>
        <w:rPr>
          <w:rStyle w:val="12"/>
          <w:rFonts w:hint="eastAsia" w:ascii="黑体" w:hAnsi="黑体" w:eastAsia="黑体" w:cs="黑体"/>
          <w:i w:val="0"/>
          <w:iCs w:val="0"/>
          <w:caps w:val="0"/>
          <w:color w:val="000000"/>
          <w:spacing w:val="24"/>
          <w:sz w:val="14"/>
          <w:szCs w:val="14"/>
          <w:shd w:val="clear" w:fill="FFFFFF"/>
        </w:rPr>
        <w:t>: "\5</w:t>
      </w:r>
      <w:r>
        <w:rPr>
          <w:rStyle w:val="12"/>
          <w:rFonts w:hint="eastAsia" w:ascii="黑体" w:hAnsi="黑体" w:eastAsia="黑体" w:cs="黑体"/>
          <w:i w:val="0"/>
          <w:iCs w:val="0"/>
          <w:caps w:val="0"/>
          <w:color w:val="AA0D91"/>
          <w:spacing w:val="24"/>
          <w:sz w:val="14"/>
          <w:szCs w:val="14"/>
          <w:shd w:val="clear" w:fill="FFFFFF"/>
        </w:rPr>
        <w:t>FAE</w:t>
      </w:r>
      <w:r>
        <w:rPr>
          <w:rStyle w:val="12"/>
          <w:rFonts w:hint="eastAsia" w:ascii="黑体" w:hAnsi="黑体" w:eastAsia="黑体" w:cs="黑体"/>
          <w:i w:val="0"/>
          <w:iCs w:val="0"/>
          <w:caps w:val="0"/>
          <w:color w:val="000000"/>
          <w:spacing w:val="24"/>
          <w:sz w:val="14"/>
          <w:szCs w:val="14"/>
          <w:shd w:val="clear" w:fill="FFFFFF"/>
        </w:rPr>
        <w:t>\8</w:t>
      </w:r>
      <w:r>
        <w:rPr>
          <w:rStyle w:val="12"/>
          <w:rFonts w:hint="eastAsia" w:ascii="黑体" w:hAnsi="黑体" w:eastAsia="黑体" w:cs="黑体"/>
          <w:i w:val="0"/>
          <w:iCs w:val="0"/>
          <w:caps w:val="0"/>
          <w:color w:val="AA0D91"/>
          <w:spacing w:val="24"/>
          <w:sz w:val="14"/>
          <w:szCs w:val="14"/>
          <w:shd w:val="clear" w:fill="FFFFFF"/>
        </w:rPr>
        <w:t>F6F</w:t>
      </w:r>
      <w:r>
        <w:rPr>
          <w:rStyle w:val="12"/>
          <w:rFonts w:hint="eastAsia" w:ascii="黑体" w:hAnsi="黑体" w:eastAsia="黑体" w:cs="黑体"/>
          <w:i w:val="0"/>
          <w:iCs w:val="0"/>
          <w:caps w:val="0"/>
          <w:color w:val="000000"/>
          <w:spacing w:val="24"/>
          <w:sz w:val="14"/>
          <w:szCs w:val="14"/>
          <w:shd w:val="clear" w:fill="FFFFFF"/>
        </w:rPr>
        <w:t>\96</w:t>
      </w:r>
      <w:r>
        <w:rPr>
          <w:rStyle w:val="12"/>
          <w:rFonts w:hint="eastAsia" w:ascii="黑体" w:hAnsi="黑体" w:eastAsia="黑体" w:cs="黑体"/>
          <w:i w:val="0"/>
          <w:iCs w:val="0"/>
          <w:caps w:val="0"/>
          <w:color w:val="AA0D91"/>
          <w:spacing w:val="24"/>
          <w:sz w:val="14"/>
          <w:szCs w:val="14"/>
          <w:shd w:val="clear" w:fill="FFFFFF"/>
        </w:rPr>
        <w:t>C5</w:t>
      </w:r>
      <w:r>
        <w:rPr>
          <w:rStyle w:val="12"/>
          <w:rFonts w:hint="eastAsia" w:ascii="黑体" w:hAnsi="黑体" w:eastAsia="黑体" w:cs="黑体"/>
          <w:i w:val="0"/>
          <w:iCs w:val="0"/>
          <w:caps w:val="0"/>
          <w:color w:val="000000"/>
          <w:spacing w:val="24"/>
          <w:sz w:val="14"/>
          <w:szCs w:val="14"/>
          <w:shd w:val="clear" w:fill="FFFFFF"/>
        </w:rPr>
        <w:t>\9</w:t>
      </w:r>
      <w:r>
        <w:rPr>
          <w:rStyle w:val="12"/>
          <w:rFonts w:hint="eastAsia" w:ascii="黑体" w:hAnsi="黑体" w:eastAsia="黑体" w:cs="黑体"/>
          <w:i w:val="0"/>
          <w:iCs w:val="0"/>
          <w:caps w:val="0"/>
          <w:color w:val="AA0D91"/>
          <w:spacing w:val="24"/>
          <w:sz w:val="14"/>
          <w:szCs w:val="14"/>
          <w:shd w:val="clear" w:fill="FFFFFF"/>
        </w:rPr>
        <w:t>ED1</w:t>
      </w:r>
      <w:r>
        <w:rPr>
          <w:rStyle w:val="12"/>
          <w:rFonts w:hint="eastAsia" w:ascii="黑体" w:hAnsi="黑体" w:eastAsia="黑体" w:cs="黑体"/>
          <w:i w:val="0"/>
          <w:iCs w:val="0"/>
          <w:caps w:val="0"/>
          <w:color w:val="000000"/>
          <w:spacing w:val="24"/>
          <w:sz w:val="14"/>
          <w:szCs w:val="14"/>
          <w:shd w:val="clear" w:fill="FFFFFF"/>
        </w:rPr>
        <w:t>";   表示设置字体为“微软雅黑”。</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font-weight」</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01"/>
        <w:gridCol w:w="6781"/>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101" w:type="dxa"/>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101"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normal</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默认值（不加粗的）</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10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bold</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定义粗体（加粗的）</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101" w:type="dxa"/>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100~900</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400 等同于 normal，而 700 等同于 bold  (数字表示粗细用的多)</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「4. font-weight」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font-style属性用于定义</w:t>
      </w:r>
      <w:r>
        <w:rPr>
          <w:rFonts w:hint="eastAsia" w:ascii="黑体" w:hAnsi="黑体" w:eastAsia="黑体" w:cs="黑体"/>
          <w:b/>
          <w:bCs/>
          <w:i w:val="0"/>
          <w:iCs w:val="0"/>
          <w:caps w:val="0"/>
          <w:color w:val="FF502C"/>
          <w:spacing w:val="24"/>
          <w:sz w:val="19"/>
          <w:szCs w:val="19"/>
          <w:shd w:val="clear" w:fill="FFFFFF"/>
        </w:rPr>
        <w:t>字体风格</w:t>
      </w:r>
      <w:r>
        <w:rPr>
          <w:rFonts w:hint="eastAsia" w:ascii="黑体" w:hAnsi="黑体" w:eastAsia="黑体" w:cs="黑体"/>
          <w:i w:val="0"/>
          <w:iCs w:val="0"/>
          <w:caps w:val="0"/>
          <w:color w:val="000000"/>
          <w:spacing w:val="24"/>
          <w:sz w:val="16"/>
          <w:szCs w:val="16"/>
          <w:shd w:val="clear" w:fill="FFFFFF"/>
        </w:rPr>
        <w:t>，如设置斜体、倾斜或正常字体，其可用属性值如下：</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66"/>
        <w:gridCol w:w="6816"/>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normal</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默认值，浏览器会显示标准的字体样式  font-style: normal;</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italic</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浏览器会显示斜体的字体样式。</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「5. font:综合设置字体样式」</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选择器 { </w:t>
      </w:r>
      <w:r>
        <w:rPr>
          <w:rStyle w:val="12"/>
          <w:rFonts w:hint="eastAsia" w:ascii="黑体" w:hAnsi="黑体" w:eastAsia="黑体" w:cs="黑体"/>
          <w:i w:val="0"/>
          <w:iCs w:val="0"/>
          <w:caps w:val="0"/>
          <w:color w:val="AA0D91"/>
          <w:spacing w:val="24"/>
          <w:sz w:val="14"/>
          <w:szCs w:val="14"/>
          <w:shd w:val="clear" w:fill="FFFFFF"/>
        </w:rPr>
        <w:t>font</w:t>
      </w:r>
      <w:r>
        <w:rPr>
          <w:rStyle w:val="12"/>
          <w:rFonts w:hint="eastAsia" w:ascii="黑体" w:hAnsi="黑体" w:eastAsia="黑体" w:cs="黑体"/>
          <w:i w:val="0"/>
          <w:iCs w:val="0"/>
          <w:caps w:val="0"/>
          <w:color w:val="000000"/>
          <w:spacing w:val="24"/>
          <w:sz w:val="14"/>
          <w:szCs w:val="14"/>
          <w:shd w:val="clear" w:fill="FFFFFF"/>
        </w:rPr>
        <w:t>: font-style  font-weight  font-size/line-height  font-family;}</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注意：使用font属性时，必须按上面语法格式中的顺序书写，不能更换顺序，各个属性以</w:t>
      </w:r>
      <w:r>
        <w:rPr>
          <w:rStyle w:val="12"/>
          <w:rFonts w:hint="eastAsia" w:ascii="黑体" w:hAnsi="黑体" w:eastAsia="黑体" w:cs="黑体"/>
          <w:b/>
          <w:bCs/>
          <w:i w:val="0"/>
          <w:iCs w:val="0"/>
          <w:caps w:val="0"/>
          <w:color w:val="916DD5"/>
          <w:spacing w:val="24"/>
          <w:sz w:val="18"/>
          <w:szCs w:val="18"/>
          <w:shd w:val="clear" w:fill="FFFFFF"/>
        </w:rPr>
        <w:t>空格</w:t>
      </w:r>
      <w:r>
        <w:rPr>
          <w:rFonts w:hint="eastAsia" w:ascii="黑体" w:hAnsi="黑体" w:eastAsia="黑体" w:cs="黑体"/>
          <w:i w:val="0"/>
          <w:iCs w:val="0"/>
          <w:caps w:val="0"/>
          <w:color w:val="000000"/>
          <w:spacing w:val="24"/>
          <w:sz w:val="18"/>
          <w:szCs w:val="18"/>
          <w:shd w:val="clear" w:fill="FFFFFF"/>
        </w:rPr>
        <w:t>隔开</w:t>
      </w:r>
    </w:p>
    <w:p>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其中不需要设置的属性可以省略(取默认值),但</w:t>
      </w:r>
      <w:r>
        <w:rPr>
          <w:rFonts w:hint="eastAsia" w:ascii="黑体" w:hAnsi="黑体" w:eastAsia="黑体" w:cs="黑体"/>
          <w:b/>
          <w:bCs/>
          <w:i w:val="0"/>
          <w:iCs w:val="0"/>
          <w:caps w:val="0"/>
          <w:color w:val="FF502C"/>
          <w:spacing w:val="24"/>
          <w:sz w:val="19"/>
          <w:szCs w:val="19"/>
          <w:shd w:val="clear" w:fill="FFFFFF"/>
        </w:rPr>
        <w:t>必须保留</w:t>
      </w:r>
      <w:r>
        <w:rPr>
          <w:rStyle w:val="12"/>
          <w:rFonts w:hint="eastAsia" w:ascii="黑体" w:hAnsi="黑体" w:eastAsia="黑体" w:cs="黑体"/>
          <w:b/>
          <w:bCs/>
          <w:i w:val="0"/>
          <w:iCs w:val="0"/>
          <w:caps w:val="0"/>
          <w:color w:val="916DD5"/>
          <w:spacing w:val="24"/>
          <w:sz w:val="18"/>
          <w:szCs w:val="18"/>
          <w:shd w:val="clear" w:fill="FFFFFF"/>
        </w:rPr>
        <w:t>font-size</w:t>
      </w:r>
      <w:r>
        <w:rPr>
          <w:rFonts w:hint="eastAsia" w:ascii="黑体" w:hAnsi="黑体" w:eastAsia="黑体" w:cs="黑体"/>
          <w:i w:val="0"/>
          <w:iCs w:val="0"/>
          <w:caps w:val="0"/>
          <w:color w:val="000000"/>
          <w:spacing w:val="24"/>
          <w:sz w:val="18"/>
          <w:szCs w:val="18"/>
          <w:shd w:val="clear" w:fill="FFFFFF"/>
        </w:rPr>
        <w:t>和</w:t>
      </w:r>
      <w:r>
        <w:rPr>
          <w:rStyle w:val="12"/>
          <w:rFonts w:hint="eastAsia" w:ascii="黑体" w:hAnsi="黑体" w:eastAsia="黑体" w:cs="黑体"/>
          <w:b/>
          <w:bCs/>
          <w:i w:val="0"/>
          <w:iCs w:val="0"/>
          <w:caps w:val="0"/>
          <w:color w:val="916DD5"/>
          <w:spacing w:val="24"/>
          <w:sz w:val="18"/>
          <w:szCs w:val="18"/>
          <w:shd w:val="clear" w:fill="FFFFFF"/>
        </w:rPr>
        <w:t>font-family</w:t>
      </w:r>
      <w:r>
        <w:rPr>
          <w:rFonts w:hint="eastAsia" w:ascii="黑体" w:hAnsi="黑体" w:eastAsia="黑体" w:cs="黑体"/>
          <w:i w:val="0"/>
          <w:iCs w:val="0"/>
          <w:caps w:val="0"/>
          <w:color w:val="000000"/>
          <w:spacing w:val="24"/>
          <w:sz w:val="18"/>
          <w:szCs w:val="18"/>
          <w:shd w:val="clear" w:fill="FFFFFF"/>
        </w:rPr>
        <w:t>属性，否则font属性将不起作用。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「6. font总结」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19"/>
        <w:gridCol w:w="879"/>
        <w:gridCol w:w="5884"/>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表示</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注意点</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font-size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字号</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我们通常用的单位是px 像素，一定要跟上单位</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font-family</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字体</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实际工作中按照团队约定来写字体</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font-weight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字体粗细</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记住加粗是 700 或者 bold  不加粗 是 normal 或者  400  记住数字不要跟单位</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font-style</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字体样式</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记住倾斜是 italic     不倾斜 是 normal  工作中我们最常用 normal</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font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字体连写</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1. 字体连写是有顺序的  不能随意换位置 2. 其中字号 和 字体 必须同时出现</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CSS外观属性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color」</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lang w:val="en-US" w:eastAsia="zh-CN"/>
        </w:rPr>
      </w:pPr>
      <w:r>
        <w:rPr>
          <w:rFonts w:hint="eastAsia" w:ascii="黑体" w:hAnsi="黑体" w:eastAsia="黑体" w:cs="黑体"/>
          <w:b/>
          <w:bCs/>
          <w:i w:val="0"/>
          <w:iCs w:val="0"/>
          <w:caps w:val="0"/>
          <w:color w:val="FF502C"/>
          <w:spacing w:val="24"/>
          <w:sz w:val="19"/>
          <w:szCs w:val="19"/>
          <w:shd w:val="clear" w:fill="FFFFFF"/>
        </w:rPr>
        <w:t>color属性</w:t>
      </w:r>
      <w:r>
        <w:rPr>
          <w:rFonts w:hint="eastAsia" w:ascii="黑体" w:hAnsi="黑体" w:eastAsia="黑体" w:cs="黑体"/>
          <w:i w:val="0"/>
          <w:iCs w:val="0"/>
          <w:caps w:val="0"/>
          <w:color w:val="000000"/>
          <w:spacing w:val="24"/>
          <w:sz w:val="16"/>
          <w:szCs w:val="16"/>
          <w:shd w:val="clear" w:fill="FFFFFF"/>
        </w:rPr>
        <w:t>用于定义文本的颜色</w:t>
      </w:r>
      <w:r>
        <w:rPr>
          <w:rFonts w:hint="eastAsia" w:ascii="黑体" w:hAnsi="黑体" w:eastAsia="黑体" w:cs="黑体"/>
          <w:i w:val="0"/>
          <w:iCs w:val="0"/>
          <w:caps w:val="0"/>
          <w:color w:val="000000"/>
          <w:spacing w:val="24"/>
          <w:sz w:val="16"/>
          <w:szCs w:val="16"/>
          <w:shd w:val="clear" w:fill="FFFFFF"/>
        </w:rPr>
        <w:br w:type="textWrapping"/>
      </w:r>
      <w:r>
        <w:rPr>
          <w:rFonts w:hint="eastAsia" w:ascii="黑体" w:hAnsi="黑体" w:eastAsia="黑体" w:cs="黑体"/>
          <w:i w:val="0"/>
          <w:iCs w:val="0"/>
          <w:caps w:val="0"/>
          <w:color w:val="000000"/>
          <w:spacing w:val="24"/>
          <w:sz w:val="16"/>
          <w:szCs w:val="16"/>
          <w:shd w:val="clear" w:fill="FFFFFF"/>
        </w:rPr>
        <w:t>其取值方式有以下3种：</w:t>
      </w:r>
      <w:r>
        <w:rPr>
          <w:rFonts w:hint="eastAsia" w:ascii="黑体" w:hAnsi="黑体" w:eastAsia="黑体" w:cs="黑体"/>
          <w:i w:val="0"/>
          <w:iCs w:val="0"/>
          <w:caps w:val="0"/>
          <w:color w:val="000000"/>
          <w:spacing w:val="24"/>
          <w:sz w:val="16"/>
          <w:szCs w:val="16"/>
          <w:shd w:val="clear" w:fill="FFFFFF"/>
          <w:lang w:val="en-US" w:eastAsia="zh-CN"/>
        </w:rPr>
        <w:t xml:space="preserve"> </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实际工作中，用</w:t>
      </w:r>
      <w:r>
        <w:rPr>
          <w:rFonts w:hint="eastAsia" w:ascii="黑体" w:hAnsi="黑体" w:eastAsia="黑体" w:cs="黑体"/>
          <w:b/>
          <w:bCs/>
          <w:i w:val="0"/>
          <w:iCs w:val="0"/>
          <w:caps w:val="0"/>
          <w:color w:val="FF502C"/>
          <w:spacing w:val="24"/>
          <w:sz w:val="19"/>
          <w:szCs w:val="19"/>
          <w:shd w:val="clear" w:fill="FFFFFF"/>
        </w:rPr>
        <w:t>16进制</w:t>
      </w:r>
      <w:r>
        <w:rPr>
          <w:rFonts w:hint="eastAsia" w:ascii="黑体" w:hAnsi="黑体" w:eastAsia="黑体" w:cs="黑体"/>
          <w:i w:val="0"/>
          <w:iCs w:val="0"/>
          <w:caps w:val="0"/>
          <w:color w:val="000000"/>
          <w:spacing w:val="24"/>
          <w:sz w:val="18"/>
          <w:szCs w:val="18"/>
          <w:shd w:val="clear" w:fill="FFFFFF"/>
        </w:rPr>
        <w:t>的写法是最多的，且我们更喜欢</w:t>
      </w:r>
      <w:r>
        <w:rPr>
          <w:rFonts w:hint="eastAsia" w:ascii="黑体" w:hAnsi="黑体" w:eastAsia="黑体" w:cs="黑体"/>
          <w:b/>
          <w:bCs/>
          <w:i w:val="0"/>
          <w:iCs w:val="0"/>
          <w:caps w:val="0"/>
          <w:color w:val="FF502C"/>
          <w:spacing w:val="24"/>
          <w:sz w:val="19"/>
          <w:szCs w:val="19"/>
          <w:shd w:val="clear" w:fill="FFFFFF"/>
        </w:rPr>
        <w:t>简写方式</w:t>
      </w:r>
      <w:r>
        <w:rPr>
          <w:rFonts w:hint="eastAsia" w:ascii="黑体" w:hAnsi="黑体" w:eastAsia="黑体" w:cs="黑体"/>
          <w:i w:val="0"/>
          <w:iCs w:val="0"/>
          <w:caps w:val="0"/>
          <w:color w:val="000000"/>
          <w:spacing w:val="24"/>
          <w:sz w:val="18"/>
          <w:szCs w:val="18"/>
          <w:shd w:val="clear" w:fill="FFFFFF"/>
        </w:rPr>
        <w:t>比如#f0代表红色。</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707"/>
        <w:gridCol w:w="5175"/>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表示表示</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属性值</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预定义的颜色值</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red，green，blue，pink</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十六进制</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#FF0000，#FF6600，#29D794</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RGB代码</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rgb(255,0,0)或rgb(100%,0%,0%)</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「2.text-align」</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b/>
          <w:bCs/>
          <w:i w:val="0"/>
          <w:iCs w:val="0"/>
          <w:caps w:val="0"/>
          <w:color w:val="FF502C"/>
          <w:spacing w:val="24"/>
          <w:sz w:val="19"/>
          <w:szCs w:val="19"/>
          <w:shd w:val="clear" w:fill="FFFFFF"/>
        </w:rPr>
        <w:t>text-align属性</w:t>
      </w:r>
      <w:r>
        <w:rPr>
          <w:rFonts w:hint="eastAsia" w:ascii="黑体" w:hAnsi="黑体" w:eastAsia="黑体" w:cs="黑体"/>
          <w:i w:val="0"/>
          <w:iCs w:val="0"/>
          <w:caps w:val="0"/>
          <w:color w:val="000000"/>
          <w:spacing w:val="24"/>
          <w:sz w:val="16"/>
          <w:szCs w:val="16"/>
          <w:shd w:val="clear" w:fill="FFFFFF"/>
        </w:rPr>
        <w:t>用于设置</w:t>
      </w:r>
      <w:r>
        <w:rPr>
          <w:rFonts w:hint="eastAsia" w:ascii="黑体" w:hAnsi="黑体" w:eastAsia="黑体" w:cs="黑体"/>
          <w:b/>
          <w:bCs/>
          <w:i w:val="0"/>
          <w:iCs w:val="0"/>
          <w:caps w:val="0"/>
          <w:color w:val="FF502C"/>
          <w:spacing w:val="24"/>
          <w:sz w:val="19"/>
          <w:szCs w:val="19"/>
          <w:shd w:val="clear" w:fill="FFFFFF"/>
        </w:rPr>
        <w:t>文本内容</w:t>
      </w:r>
      <w:r>
        <w:rPr>
          <w:rFonts w:hint="eastAsia" w:ascii="黑体" w:hAnsi="黑体" w:eastAsia="黑体" w:cs="黑体"/>
          <w:i w:val="0"/>
          <w:iCs w:val="0"/>
          <w:caps w:val="0"/>
          <w:color w:val="000000"/>
          <w:spacing w:val="24"/>
          <w:sz w:val="16"/>
          <w:szCs w:val="16"/>
          <w:shd w:val="clear" w:fill="FFFFFF"/>
        </w:rPr>
        <w:t>的</w:t>
      </w:r>
      <w:r>
        <w:rPr>
          <w:rFonts w:hint="eastAsia" w:ascii="黑体" w:hAnsi="黑体" w:eastAsia="黑体" w:cs="黑体"/>
          <w:i w:val="0"/>
          <w:iCs w:val="0"/>
          <w:caps w:val="0"/>
          <w:color w:val="000000"/>
          <w:spacing w:val="24"/>
          <w:sz w:val="16"/>
          <w:szCs w:val="16"/>
          <w:highlight w:val="yellow"/>
          <w:shd w:val="clear" w:fill="FFFFFF"/>
        </w:rPr>
        <w:t>水平对齐方式</w:t>
      </w:r>
      <w:r>
        <w:rPr>
          <w:rFonts w:hint="eastAsia" w:ascii="黑体" w:hAnsi="黑体" w:eastAsia="黑体" w:cs="黑体"/>
          <w:i w:val="0"/>
          <w:iCs w:val="0"/>
          <w:caps w:val="0"/>
          <w:color w:val="000000"/>
          <w:spacing w:val="24"/>
          <w:sz w:val="16"/>
          <w:szCs w:val="16"/>
          <w:shd w:val="clear" w:fill="FFFFFF"/>
        </w:rPr>
        <w:t>，相当于html中的align对齐属性。</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注意：是让盒子里面的文本内容水平居中， 而不是让盒子居中对齐</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其可用属性值如下：</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33"/>
        <w:gridCol w:w="5349"/>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解释</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left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左对齐（默认值）</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right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右对齐</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center</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居中对齐</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line-height」</w:t>
      </w:r>
      <w:r>
        <w:rPr>
          <w:rFonts w:hint="eastAsia" w:ascii="黑体" w:hAnsi="黑体" w:eastAsia="黑体" w:cs="黑体"/>
          <w:b/>
          <w:bCs/>
          <w:i w:val="0"/>
          <w:iCs w:val="0"/>
          <w:caps w:val="0"/>
          <w:color w:val="FF502C"/>
          <w:spacing w:val="24"/>
          <w:sz w:val="19"/>
          <w:szCs w:val="19"/>
          <w:shd w:val="clear" w:fill="FFFFFF"/>
        </w:rPr>
        <w:t>line-height属性</w:t>
      </w:r>
      <w:r>
        <w:rPr>
          <w:rFonts w:hint="eastAsia" w:ascii="黑体" w:hAnsi="黑体" w:eastAsia="黑体" w:cs="黑体"/>
          <w:i w:val="0"/>
          <w:iCs w:val="0"/>
          <w:caps w:val="0"/>
          <w:color w:val="000000"/>
          <w:spacing w:val="24"/>
          <w:sz w:val="16"/>
          <w:szCs w:val="16"/>
          <w:shd w:val="clear" w:fill="FFFFFF"/>
        </w:rPr>
        <w:t>用于设置行间距，就是行与行之间的距离，即字符的垂直间距，一般称为行高。</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line-height常用的属性值单位有三种，分别为像素px，相对值em和百分比%，实际工作中使用最多的是像素px</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一般情况下，行距比字号大7</w:t>
      </w:r>
      <w:r>
        <w:rPr>
          <w:rStyle w:val="12"/>
          <w:rFonts w:hint="eastAsia" w:ascii="黑体" w:hAnsi="黑体" w:eastAsia="黑体" w:cs="黑体"/>
          <w:i w:val="0"/>
          <w:iCs w:val="0"/>
          <w:caps w:val="0"/>
          <w:color w:val="AA0D91"/>
          <w:spacing w:val="24"/>
          <w:sz w:val="14"/>
          <w:szCs w:val="14"/>
          <w:shd w:val="clear" w:fill="FFFFFF"/>
        </w:rPr>
        <w:t>--8</w:t>
      </w:r>
      <w:r>
        <w:rPr>
          <w:rStyle w:val="12"/>
          <w:rFonts w:hint="eastAsia" w:ascii="黑体" w:hAnsi="黑体" w:eastAsia="黑体" w:cs="黑体"/>
          <w:i w:val="0"/>
          <w:iCs w:val="0"/>
          <w:caps w:val="0"/>
          <w:color w:val="000000"/>
          <w:spacing w:val="24"/>
          <w:sz w:val="14"/>
          <w:szCs w:val="14"/>
          <w:shd w:val="clear" w:fill="FFFFFF"/>
        </w:rPr>
        <w:t>像素左右就可以了。</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line-height</w:t>
      </w:r>
      <w:r>
        <w:rPr>
          <w:rStyle w:val="12"/>
          <w:rFonts w:hint="eastAsia" w:ascii="黑体" w:hAnsi="黑体" w:eastAsia="黑体" w:cs="黑体"/>
          <w:i w:val="0"/>
          <w:iCs w:val="0"/>
          <w:caps w:val="0"/>
          <w:color w:val="000000"/>
          <w:spacing w:val="24"/>
          <w:sz w:val="14"/>
          <w:szCs w:val="14"/>
          <w:shd w:val="clear" w:fill="FFFFFF"/>
        </w:rPr>
        <w:t>: 24</w:t>
      </w:r>
      <w:r>
        <w:rPr>
          <w:rStyle w:val="12"/>
          <w:rFonts w:hint="eastAsia" w:ascii="黑体" w:hAnsi="黑体" w:eastAsia="黑体" w:cs="黑体"/>
          <w:i w:val="0"/>
          <w:iCs w:val="0"/>
          <w:caps w:val="0"/>
          <w:color w:val="AA0D91"/>
          <w:spacing w:val="24"/>
          <w:sz w:val="14"/>
          <w:szCs w:val="14"/>
          <w:shd w:val="clear" w:fill="FFFFFF"/>
        </w:rPr>
        <w:t>px</w:t>
      </w:r>
      <w:r>
        <w:rPr>
          <w:rStyle w:val="12"/>
          <w:rFonts w:hint="eastAsia" w:ascii="黑体" w:hAnsi="黑体" w:eastAsia="黑体" w:cs="黑体"/>
          <w:i w:val="0"/>
          <w:iCs w:val="0"/>
          <w:caps w:val="0"/>
          <w:color w:val="000000"/>
          <w:spacing w:val="24"/>
          <w:sz w:val="14"/>
          <w:szCs w:val="1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行高测量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行高测量方法：</w:t>
      </w:r>
      <w:r>
        <w:rPr>
          <w:rFonts w:hint="eastAsia" w:ascii="黑体" w:hAnsi="黑体" w:eastAsia="黑体" w:cs="黑体"/>
          <w:i w:val="0"/>
          <w:iCs w:val="0"/>
          <w:caps w:val="0"/>
          <w:color w:val="000000"/>
          <w:spacing w:val="24"/>
          <w:sz w:val="16"/>
          <w:szCs w:val="16"/>
          <w:shd w:val="clear" w:fill="FFFFFF"/>
        </w:rPr>
        <w:drawing>
          <wp:inline distT="0" distB="0" distL="114300" distR="114300">
            <wp:extent cx="6172200" cy="2771775"/>
            <wp:effectExtent l="0" t="0" r="0" b="1905"/>
            <wp:docPr id="5"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9"/>
                    <pic:cNvPicPr>
                      <a:picLocks noChangeAspect="1"/>
                    </pic:cNvPicPr>
                  </pic:nvPicPr>
                  <pic:blipFill>
                    <a:blip r:embed="rId7"/>
                    <a:stretch>
                      <a:fillRect/>
                    </a:stretch>
                  </pic:blipFill>
                  <pic:spPr>
                    <a:xfrm>
                      <a:off x="0" y="0"/>
                      <a:ext cx="6172200" cy="277177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7620000" cy="2771775"/>
            <wp:effectExtent l="0" t="0" r="0" b="1905"/>
            <wp:docPr id="6"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0"/>
                    <pic:cNvPicPr>
                      <a:picLocks noChangeAspect="1"/>
                    </pic:cNvPicPr>
                  </pic:nvPicPr>
                  <pic:blipFill>
                    <a:blip r:embed="rId8"/>
                    <a:stretch>
                      <a:fillRect/>
                    </a:stretch>
                  </pic:blipFill>
                  <pic:spPr>
                    <a:xfrm>
                      <a:off x="0" y="0"/>
                      <a:ext cx="7620000" cy="2771775"/>
                    </a:xfrm>
                    <a:prstGeom prst="rect">
                      <a:avLst/>
                    </a:prstGeom>
                    <a:noFill/>
                    <a:ln w="9525">
                      <a:noFill/>
                    </a:ln>
                  </pic:spPr>
                </pic:pic>
              </a:graphicData>
            </a:graphic>
          </wp:inline>
        </w:drawing>
      </w:r>
      <w:r>
        <w:rPr>
          <w:rStyle w:val="12"/>
          <w:rFonts w:hint="eastAsia" w:ascii="黑体" w:hAnsi="黑体" w:eastAsia="黑体" w:cs="黑体"/>
          <w:b/>
          <w:bCs/>
          <w:i w:val="0"/>
          <w:iCs w:val="0"/>
          <w:caps w:val="0"/>
          <w:color w:val="916DD5"/>
          <w:spacing w:val="24"/>
          <w:sz w:val="16"/>
          <w:szCs w:val="16"/>
          <w:shd w:val="clear" w:fill="FFFFFF"/>
        </w:rPr>
        <w:t>行高测量方法</w:t>
      </w:r>
      <w:r>
        <w:rPr>
          <w:rFonts w:hint="eastAsia" w:ascii="黑体" w:hAnsi="黑体" w:eastAsia="黑体" w:cs="黑体"/>
          <w:i w:val="0"/>
          <w:iCs w:val="0"/>
          <w:caps w:val="0"/>
          <w:color w:val="000000"/>
          <w:spacing w:val="24"/>
          <w:sz w:val="16"/>
          <w:szCs w:val="16"/>
          <w:shd w:val="clear" w:fill="FFFFFF"/>
        </w:rPr>
        <w:t>行高我们利用最多的一个地方是：可以让</w:t>
      </w:r>
      <w:r>
        <w:rPr>
          <w:rFonts w:hint="eastAsia" w:ascii="黑体" w:hAnsi="黑体" w:eastAsia="黑体" w:cs="黑体"/>
          <w:b/>
          <w:bCs/>
          <w:i w:val="0"/>
          <w:iCs w:val="0"/>
          <w:caps w:val="0"/>
          <w:color w:val="FF502C"/>
          <w:spacing w:val="24"/>
          <w:sz w:val="19"/>
          <w:szCs w:val="19"/>
          <w:shd w:val="clear" w:fill="FFFFFF"/>
        </w:rPr>
        <w:t>单行文本</w:t>
      </w:r>
      <w:r>
        <w:rPr>
          <w:rFonts w:hint="eastAsia" w:ascii="黑体" w:hAnsi="黑体" w:eastAsia="黑体" w:cs="黑体"/>
          <w:i w:val="0"/>
          <w:iCs w:val="0"/>
          <w:caps w:val="0"/>
          <w:color w:val="000000"/>
          <w:spacing w:val="24"/>
          <w:sz w:val="16"/>
          <w:szCs w:val="16"/>
          <w:shd w:val="clear" w:fill="FFFFFF"/>
        </w:rPr>
        <w:t>在盒子中</w:t>
      </w:r>
      <w:r>
        <w:rPr>
          <w:rFonts w:hint="eastAsia" w:ascii="黑体" w:hAnsi="黑体" w:eastAsia="黑体" w:cs="黑体"/>
          <w:b/>
          <w:bCs/>
          <w:i w:val="0"/>
          <w:iCs w:val="0"/>
          <w:caps w:val="0"/>
          <w:color w:val="FF502C"/>
          <w:spacing w:val="24"/>
          <w:sz w:val="19"/>
          <w:szCs w:val="19"/>
          <w:shd w:val="clear" w:fill="FFFFFF"/>
        </w:rPr>
        <w:t>垂直居中对齐</w:t>
      </w:r>
      <w:r>
        <w:rPr>
          <w:rFonts w:hint="eastAsia" w:ascii="黑体" w:hAnsi="黑体" w:eastAsia="黑体" w:cs="黑体"/>
          <w:i w:val="0"/>
          <w:iCs w:val="0"/>
          <w:caps w:val="0"/>
          <w:color w:val="000000"/>
          <w:spacing w:val="24"/>
          <w:sz w:val="16"/>
          <w:szCs w:val="16"/>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left"/>
        <w:rPr>
          <w:rFonts w:hint="eastAsia" w:ascii="黑体" w:hAnsi="黑体" w:eastAsia="黑体" w:cs="黑体"/>
          <w:color w:val="000000"/>
          <w:sz w:val="16"/>
          <w:szCs w:val="16"/>
        </w:rPr>
      </w:pPr>
      <w:r>
        <w:rPr>
          <w:rStyle w:val="11"/>
          <w:rFonts w:hint="eastAsia" w:ascii="黑体" w:hAnsi="黑体" w:eastAsia="黑体" w:cs="黑体"/>
          <w:i w:val="0"/>
          <w:iCs w:val="0"/>
          <w:caps w:val="0"/>
          <w:color w:val="000000"/>
          <w:spacing w:val="24"/>
          <w:sz w:val="16"/>
          <w:szCs w:val="16"/>
          <w:shd w:val="clear" w:fill="F4EEFF"/>
        </w:rPr>
        <w:t>文字的行高等于盒子的高度。</w:t>
      </w:r>
      <w:r>
        <w:rPr>
          <w:rFonts w:hint="eastAsia" w:ascii="黑体" w:hAnsi="黑体" w:eastAsia="黑体" w:cs="黑体"/>
          <w:i w:val="0"/>
          <w:iCs w:val="0"/>
          <w:caps w:val="0"/>
          <w:color w:val="000000"/>
          <w:spacing w:val="24"/>
          <w:sz w:val="16"/>
          <w:szCs w:val="16"/>
          <w:shd w:val="clear" w:fill="F4EEFF"/>
        </w:rPr>
        <w:t>行高   =  上距离 +  内容高度  + 下距离</w:t>
      </w:r>
      <w:r>
        <w:rPr>
          <w:rFonts w:hint="eastAsia" w:ascii="黑体" w:hAnsi="黑体" w:eastAsia="黑体" w:cs="黑体"/>
          <w:i w:val="0"/>
          <w:iCs w:val="0"/>
          <w:caps w:val="0"/>
          <w:color w:val="000000"/>
          <w:spacing w:val="24"/>
          <w:sz w:val="16"/>
          <w:szCs w:val="16"/>
          <w:shd w:val="clear" w:fill="F4EEFF"/>
        </w:rPr>
        <w:br w:type="textWrapping"/>
      </w:r>
      <w:r>
        <w:rPr>
          <w:rFonts w:hint="eastAsia" w:ascii="黑体" w:hAnsi="黑体" w:eastAsia="黑体" w:cs="黑体"/>
          <w:i w:val="0"/>
          <w:iCs w:val="0"/>
          <w:caps w:val="0"/>
          <w:color w:val="000000"/>
          <w:spacing w:val="24"/>
          <w:sz w:val="16"/>
          <w:szCs w:val="16"/>
          <w:shd w:val="clear" w:fill="F4EEFF"/>
        </w:rPr>
        <w:t>上距离和下距离总是相等的，因此文字看上去是垂直居中的。</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5362575" cy="1133475"/>
            <wp:effectExtent l="0" t="0" r="1905" b="9525"/>
            <wp:docPr id="8"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1"/>
                    <pic:cNvPicPr>
                      <a:picLocks noChangeAspect="1"/>
                    </pic:cNvPicPr>
                  </pic:nvPicPr>
                  <pic:blipFill>
                    <a:blip r:embed="rId9"/>
                    <a:stretch>
                      <a:fillRect/>
                    </a:stretch>
                  </pic:blipFill>
                  <pic:spPr>
                    <a:xfrm>
                      <a:off x="0" y="0"/>
                      <a:ext cx="5362575" cy="11334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行高与高度的三种关系</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 行高 等 高度  文字会 垂直居中</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如果行高 大于 高度   文字会 偏下</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如果行高小于高度   文字会  偏上</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/*line-height 要设置在font属性下面，否则无效，例如：*/</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80</w:t>
      </w:r>
      <w:r>
        <w:rPr>
          <w:rStyle w:val="12"/>
          <w:rFonts w:hint="eastAsia" w:ascii="黑体" w:hAnsi="黑体" w:eastAsia="黑体" w:cs="黑体"/>
          <w:i w:val="0"/>
          <w:iCs w:val="0"/>
          <w:caps w:val="0"/>
          <w:color w:val="AA0D91"/>
          <w:spacing w:val="24"/>
          <w:sz w:val="14"/>
          <w:szCs w:val="14"/>
          <w:shd w:val="clear" w:fill="FFFFFF"/>
        </w:rPr>
        <w:t>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text-align</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center</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font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normal</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bold</w:t>
      </w:r>
      <w:r>
        <w:rPr>
          <w:rStyle w:val="12"/>
          <w:rFonts w:hint="eastAsia" w:ascii="黑体" w:hAnsi="黑体" w:eastAsia="黑体" w:cs="黑体"/>
          <w:i w:val="0"/>
          <w:iCs w:val="0"/>
          <w:caps w:val="0"/>
          <w:color w:val="000000"/>
          <w:spacing w:val="24"/>
          <w:sz w:val="14"/>
          <w:szCs w:val="14"/>
          <w:shd w:val="clear" w:fill="FFFFFF"/>
        </w:rPr>
        <w:t> 30</w:t>
      </w:r>
      <w:r>
        <w:rPr>
          <w:rStyle w:val="12"/>
          <w:rFonts w:hint="eastAsia" w:ascii="黑体" w:hAnsi="黑体" w:eastAsia="黑体" w:cs="黑体"/>
          <w:i w:val="0"/>
          <w:iCs w:val="0"/>
          <w:caps w:val="0"/>
          <w:color w:val="AA0D91"/>
          <w:spacing w:val="24"/>
          <w:sz w:val="14"/>
          <w:szCs w:val="14"/>
          <w:shd w:val="clear" w:fill="FFFFFF"/>
        </w:rPr>
        <w:t>px</w:t>
      </w:r>
      <w:r>
        <w:rPr>
          <w:rStyle w:val="12"/>
          <w:rFonts w:hint="eastAsia" w:ascii="黑体" w:hAnsi="黑体" w:eastAsia="黑体" w:cs="黑体"/>
          <w:i w:val="0"/>
          <w:iCs w:val="0"/>
          <w:caps w:val="0"/>
          <w:color w:val="000000"/>
          <w:spacing w:val="24"/>
          <w:sz w:val="14"/>
          <w:szCs w:val="14"/>
          <w:shd w:val="clear" w:fill="FFFFFF"/>
        </w:rPr>
        <w:t> "宋体";</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line-height</w:t>
      </w:r>
      <w:r>
        <w:rPr>
          <w:rStyle w:val="12"/>
          <w:rFonts w:hint="eastAsia" w:ascii="黑体" w:hAnsi="黑体" w:eastAsia="黑体" w:cs="黑体"/>
          <w:i w:val="0"/>
          <w:iCs w:val="0"/>
          <w:caps w:val="0"/>
          <w:color w:val="000000"/>
          <w:spacing w:val="24"/>
          <w:sz w:val="14"/>
          <w:szCs w:val="14"/>
          <w:shd w:val="clear" w:fill="FFFFFF"/>
        </w:rPr>
        <w:t>: 80</w:t>
      </w:r>
      <w:r>
        <w:rPr>
          <w:rStyle w:val="12"/>
          <w:rFonts w:hint="eastAsia" w:ascii="黑体" w:hAnsi="黑体" w:eastAsia="黑体" w:cs="黑体"/>
          <w:i w:val="0"/>
          <w:iCs w:val="0"/>
          <w:caps w:val="0"/>
          <w:color w:val="AA0D91"/>
          <w:spacing w:val="24"/>
          <w:sz w:val="14"/>
          <w:szCs w:val="14"/>
          <w:shd w:val="clear" w:fill="FFFFFF"/>
        </w:rPr>
        <w:t>px</w:t>
      </w:r>
      <w:r>
        <w:rPr>
          <w:rStyle w:val="12"/>
          <w:rFonts w:hint="eastAsia" w:ascii="黑体" w:hAnsi="黑体" w:eastAsia="黑体" w:cs="黑体"/>
          <w:i w:val="0"/>
          <w:iCs w:val="0"/>
          <w:caps w:val="0"/>
          <w:color w:val="000000"/>
          <w:spacing w:val="24"/>
          <w:sz w:val="14"/>
          <w:szCs w:val="1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可以使用display:flex;布局方式让文字水平垂直居中</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display</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flex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align-items</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center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侧轴对齐方式*/</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justify-content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center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主轴对齐方式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「4. text-indent」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text-indent属性用于设置首行文本的缩进</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其属性值可为不同单位的数值、em字符宽度的倍数、或相对于浏览器窗口宽度的百分比%，允许使用负值。</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建议使用em作为设置单位。</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1em 就是一个字的宽度。如果是汉字的段落，1em 就是一个汉字的宽度</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p</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/*行间距*/</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line-height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25px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/*首行缩进2个字  em  1个em 就是1个字的大小*/</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text-indent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2em</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「5. text-decoration」</w:t>
      </w:r>
      <w:r>
        <w:rPr>
          <w:rFonts w:hint="eastAsia" w:ascii="黑体" w:hAnsi="黑体" w:eastAsia="黑体" w:cs="黑体"/>
          <w:i w:val="0"/>
          <w:iCs w:val="0"/>
          <w:caps w:val="0"/>
          <w:color w:val="000000"/>
          <w:spacing w:val="24"/>
          <w:sz w:val="16"/>
          <w:szCs w:val="16"/>
          <w:shd w:val="clear" w:fill="FFFFFF"/>
        </w:rPr>
        <w:t>文本的装饰</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text-decoration,通常我们用于给链接修改装饰效果</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65"/>
        <w:gridCol w:w="6217"/>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none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默认。定义标准的文本。取消下划线（最常用）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underline</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定义文本下的一条线。下划线 也是我们链接自带的（常用）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overline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定义文本上的一条线。（不用）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line-through</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定义穿过文本下的一条线。（不常用）</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「6. CSS外观属性总结」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20"/>
        <w:gridCol w:w="990"/>
        <w:gridCol w:w="5272"/>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表示</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注意点</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color</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颜色</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我们通常用  十六进制   比如 而且是简写形式 #fff</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line-height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行高</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控制行与行之间的距离</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text-align</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水平对齐</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可以设定文字水平的对齐方式</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text-indent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首行缩进</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通常我们用于段落首行缩进2个字的距离   text-indent: 2em;</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text-decoration</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文本修饰</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记住 添加 下划线  underline  取消下划线  none</w:t>
            </w:r>
          </w:p>
        </w:tc>
      </w:tr>
    </w:tbl>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标签显示模式(display)</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2"/>
          <w:rFonts w:hint="eastAsia" w:ascii="黑体" w:hAnsi="黑体" w:eastAsia="黑体" w:cs="黑体"/>
          <w:b/>
          <w:bCs/>
          <w:i w:val="0"/>
          <w:iCs w:val="0"/>
          <w:caps w:val="0"/>
          <w:color w:val="916DD5"/>
          <w:spacing w:val="24"/>
          <w:sz w:val="16"/>
          <w:szCs w:val="16"/>
          <w:shd w:val="clear" w:fill="FFFFFF"/>
        </w:rPr>
        <w:t>标签显示模式</w:t>
      </w:r>
      <w:r>
        <w:rPr>
          <w:rFonts w:hint="eastAsia" w:ascii="黑体" w:hAnsi="黑体" w:eastAsia="黑体" w:cs="黑体"/>
          <w:i w:val="0"/>
          <w:iCs w:val="0"/>
          <w:caps w:val="0"/>
          <w:color w:val="000000"/>
          <w:spacing w:val="24"/>
          <w:sz w:val="16"/>
          <w:szCs w:val="16"/>
          <w:shd w:val="clear" w:fill="FFFFFF"/>
        </w:rPr>
        <w:t>是标签以什么方式进行显示。HTML标签一般分为</w:t>
      </w:r>
      <w:r>
        <w:rPr>
          <w:rFonts w:hint="eastAsia" w:ascii="黑体" w:hAnsi="黑体" w:eastAsia="黑体" w:cs="黑体"/>
          <w:b/>
          <w:bCs/>
          <w:i w:val="0"/>
          <w:iCs w:val="0"/>
          <w:caps w:val="0"/>
          <w:color w:val="FF502C"/>
          <w:spacing w:val="24"/>
          <w:sz w:val="19"/>
          <w:szCs w:val="19"/>
          <w:shd w:val="clear" w:fill="FFFFFF"/>
        </w:rPr>
        <w:t>块标签</w:t>
      </w:r>
      <w:r>
        <w:rPr>
          <w:rFonts w:hint="eastAsia" w:ascii="黑体" w:hAnsi="黑体" w:eastAsia="黑体" w:cs="黑体"/>
          <w:i w:val="0"/>
          <w:iCs w:val="0"/>
          <w:caps w:val="0"/>
          <w:color w:val="000000"/>
          <w:spacing w:val="24"/>
          <w:sz w:val="16"/>
          <w:szCs w:val="16"/>
          <w:shd w:val="clear" w:fill="FFFFFF"/>
        </w:rPr>
        <w:t>和</w:t>
      </w:r>
      <w:r>
        <w:rPr>
          <w:rFonts w:hint="eastAsia" w:ascii="黑体" w:hAnsi="黑体" w:eastAsia="黑体" w:cs="黑体"/>
          <w:b/>
          <w:bCs/>
          <w:i w:val="0"/>
          <w:iCs w:val="0"/>
          <w:caps w:val="0"/>
          <w:color w:val="FF502C"/>
          <w:spacing w:val="24"/>
          <w:sz w:val="19"/>
          <w:szCs w:val="19"/>
          <w:shd w:val="clear" w:fill="FFFFFF"/>
        </w:rPr>
        <w:t>行内标签</w:t>
      </w:r>
      <w:r>
        <w:rPr>
          <w:rFonts w:hint="eastAsia" w:ascii="黑体" w:hAnsi="黑体" w:eastAsia="黑体" w:cs="黑体"/>
          <w:i w:val="0"/>
          <w:iCs w:val="0"/>
          <w:caps w:val="0"/>
          <w:color w:val="000000"/>
          <w:spacing w:val="24"/>
          <w:sz w:val="16"/>
          <w:szCs w:val="16"/>
          <w:shd w:val="clear" w:fill="FFFFFF"/>
        </w:rPr>
        <w:t>两种类型，它们也称为</w:t>
      </w:r>
      <w:r>
        <w:rPr>
          <w:rFonts w:hint="eastAsia" w:ascii="黑体" w:hAnsi="黑体" w:eastAsia="黑体" w:cs="黑体"/>
          <w:b/>
          <w:bCs/>
          <w:i w:val="0"/>
          <w:iCs w:val="0"/>
          <w:caps w:val="0"/>
          <w:color w:val="FF502C"/>
          <w:spacing w:val="24"/>
          <w:sz w:val="19"/>
          <w:szCs w:val="19"/>
          <w:shd w:val="clear" w:fill="FFFFFF"/>
        </w:rPr>
        <w:t>块元素</w:t>
      </w:r>
      <w:r>
        <w:rPr>
          <w:rFonts w:hint="eastAsia" w:ascii="黑体" w:hAnsi="黑体" w:eastAsia="黑体" w:cs="黑体"/>
          <w:i w:val="0"/>
          <w:iCs w:val="0"/>
          <w:caps w:val="0"/>
          <w:color w:val="000000"/>
          <w:spacing w:val="24"/>
          <w:sz w:val="16"/>
          <w:szCs w:val="16"/>
          <w:shd w:val="clear" w:fill="FFFFFF"/>
        </w:rPr>
        <w:t>和</w:t>
      </w:r>
      <w:r>
        <w:rPr>
          <w:rFonts w:hint="eastAsia" w:ascii="黑体" w:hAnsi="黑体" w:eastAsia="黑体" w:cs="黑体"/>
          <w:b/>
          <w:bCs/>
          <w:i w:val="0"/>
          <w:iCs w:val="0"/>
          <w:caps w:val="0"/>
          <w:color w:val="FF502C"/>
          <w:spacing w:val="24"/>
          <w:sz w:val="19"/>
          <w:szCs w:val="19"/>
          <w:shd w:val="clear" w:fill="FFFFFF"/>
        </w:rPr>
        <w:t>行内元素</w:t>
      </w:r>
      <w:r>
        <w:rPr>
          <w:rFonts w:hint="eastAsia" w:ascii="黑体" w:hAnsi="黑体" w:eastAsia="黑体" w:cs="黑体"/>
          <w:i w:val="0"/>
          <w:iCs w:val="0"/>
          <w:caps w:val="0"/>
          <w:color w:val="000000"/>
          <w:spacing w:val="24"/>
          <w:sz w:val="16"/>
          <w:szCs w:val="16"/>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标签显示模式转换 display</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块转行内：</w:t>
      </w:r>
      <w:r>
        <w:rPr>
          <w:rFonts w:hint="eastAsia" w:ascii="黑体" w:hAnsi="黑体" w:eastAsia="黑体" w:cs="黑体"/>
          <w:b/>
          <w:bCs/>
          <w:i w:val="0"/>
          <w:iCs w:val="0"/>
          <w:caps w:val="0"/>
          <w:color w:val="FF502C"/>
          <w:spacing w:val="24"/>
          <w:sz w:val="19"/>
          <w:szCs w:val="19"/>
          <w:shd w:val="clear" w:fill="FFFFFF"/>
        </w:rPr>
        <w:t>display:inline;</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行内转块：</w:t>
      </w:r>
      <w:r>
        <w:rPr>
          <w:rFonts w:hint="eastAsia" w:ascii="黑体" w:hAnsi="黑体" w:eastAsia="黑体" w:cs="黑体"/>
          <w:b/>
          <w:bCs/>
          <w:i w:val="0"/>
          <w:iCs w:val="0"/>
          <w:caps w:val="0"/>
          <w:color w:val="FF502C"/>
          <w:spacing w:val="24"/>
          <w:sz w:val="19"/>
          <w:szCs w:val="19"/>
          <w:shd w:val="clear" w:fill="FFFFFF"/>
        </w:rPr>
        <w:t>display:block;</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块、行内元素转换为行内块：</w:t>
      </w:r>
      <w:r>
        <w:rPr>
          <w:rFonts w:hint="eastAsia" w:ascii="黑体" w:hAnsi="黑体" w:eastAsia="黑体" w:cs="黑体"/>
          <w:b/>
          <w:bCs/>
          <w:i w:val="0"/>
          <w:iCs w:val="0"/>
          <w:caps w:val="0"/>
          <w:color w:val="FF502C"/>
          <w:spacing w:val="24"/>
          <w:sz w:val="19"/>
          <w:szCs w:val="19"/>
          <w:shd w:val="clear" w:fill="FFFFFF"/>
        </w:rPr>
        <w:t>display: inline-block;</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块级元素(block-level)」</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left"/>
        <w:rPr>
          <w:rFonts w:hint="eastAsia" w:ascii="黑体" w:hAnsi="黑体" w:eastAsia="黑体" w:cs="黑体"/>
          <w:color w:val="000000"/>
          <w:sz w:val="16"/>
          <w:szCs w:val="16"/>
        </w:rPr>
      </w:pPr>
      <w:r>
        <w:rPr>
          <w:rFonts w:hint="eastAsia" w:ascii="黑体" w:hAnsi="黑体" w:eastAsia="黑体" w:cs="黑体"/>
          <w:i w:val="0"/>
          <w:iCs w:val="0"/>
          <w:caps w:val="0"/>
          <w:color w:val="000000"/>
          <w:spacing w:val="24"/>
          <w:sz w:val="16"/>
          <w:szCs w:val="16"/>
          <w:shd w:val="clear" w:fill="F4EEFF"/>
        </w:rPr>
        <w:t>常见的块元素有&lt;h1&gt;~&lt;h6&gt;、&lt;p&gt;、&lt;div&gt;、&lt;ul&gt;、&lt;ol&gt;、&lt;li&gt;等，其中&lt;div&gt;标签是最典型的块元素。</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left"/>
        <w:rPr>
          <w:rFonts w:hint="eastAsia" w:ascii="黑体" w:hAnsi="黑体" w:eastAsia="黑体" w:cs="黑体"/>
          <w:b/>
          <w:bCs/>
          <w:color w:val="000000"/>
          <w:sz w:val="19"/>
          <w:szCs w:val="19"/>
        </w:rPr>
      </w:pPr>
      <w:r>
        <w:rPr>
          <w:rFonts w:hint="eastAsia" w:ascii="黑体" w:hAnsi="黑体" w:eastAsia="黑体" w:cs="黑体"/>
          <w:b/>
          <w:bCs/>
          <w:i w:val="0"/>
          <w:iCs w:val="0"/>
          <w:caps w:val="0"/>
          <w:color w:val="000000"/>
          <w:spacing w:val="24"/>
          <w:sz w:val="19"/>
          <w:szCs w:val="19"/>
          <w:shd w:val="clear" w:fill="FFFFFF"/>
        </w:rPr>
        <w:t>块级元素的特点</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独占一行</w:t>
      </w:r>
    </w:p>
    <w:p>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高度，宽度，外边距以及内边距都可以控制。</w:t>
      </w:r>
    </w:p>
    <w:p>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宽度默认是容器(父级宽度)的100%</w:t>
      </w:r>
    </w:p>
    <w:p>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是一个容器及盒子，里面可以放行内或者块级元素</w:t>
      </w:r>
    </w:p>
    <w:p>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Style w:val="11"/>
          <w:rFonts w:hint="eastAsia" w:ascii="黑体" w:hAnsi="黑体" w:eastAsia="黑体" w:cs="黑体"/>
          <w:i w:val="0"/>
          <w:iCs w:val="0"/>
          <w:caps w:val="0"/>
          <w:color w:val="000000"/>
          <w:spacing w:val="24"/>
          <w:sz w:val="18"/>
          <w:szCs w:val="18"/>
          <w:shd w:val="clear" w:fill="FFFFFF"/>
        </w:rPr>
        <w:t>注意</w:t>
      </w:r>
      <w:r>
        <w:rPr>
          <w:rFonts w:hint="eastAsia" w:ascii="黑体" w:hAnsi="黑体" w:eastAsia="黑体" w:cs="黑体"/>
          <w:i w:val="0"/>
          <w:iCs w:val="0"/>
          <w:caps w:val="0"/>
          <w:color w:val="000000"/>
          <w:spacing w:val="24"/>
          <w:sz w:val="18"/>
          <w:szCs w:val="18"/>
          <w:shd w:val="clear" w:fill="FFFFFF"/>
        </w:rPr>
        <w:t>：只有文字才能组成段落，因此p标签里面不能放块级元素，特别是</w:t>
      </w:r>
      <w:ins w:id="0">
        <w:r>
          <w:rPr>
            <w:rFonts w:hint="eastAsia" w:ascii="黑体" w:hAnsi="黑体" w:eastAsia="黑体" w:cs="黑体"/>
            <w:i w:val="0"/>
            <w:iCs w:val="0"/>
            <w:caps w:val="0"/>
            <w:color w:val="000000"/>
            <w:spacing w:val="24"/>
            <w:sz w:val="18"/>
            <w:szCs w:val="18"/>
            <w:shd w:val="clear" w:fill="FFFFFF"/>
          </w:rPr>
          <w:t>p不能放div</w:t>
        </w:r>
      </w:ins>
      <w:r>
        <w:rPr>
          <w:rFonts w:hint="eastAsia" w:ascii="黑体" w:hAnsi="黑体" w:eastAsia="黑体" w:cs="黑体"/>
          <w:i w:val="0"/>
          <w:iCs w:val="0"/>
          <w:caps w:val="0"/>
          <w:color w:val="000000"/>
          <w:spacing w:val="24"/>
          <w:sz w:val="18"/>
          <w:szCs w:val="18"/>
          <w:shd w:val="clear" w:fill="FFFFFF"/>
        </w:rPr>
        <w:t>。同理，还有h1~h6，</w:t>
      </w:r>
      <w:r>
        <w:rPr>
          <w:rFonts w:hint="eastAsia" w:ascii="黑体" w:hAnsi="黑体" w:eastAsia="黑体" w:cs="黑体"/>
          <w:b/>
          <w:bCs/>
          <w:i w:val="0"/>
          <w:iCs w:val="0"/>
          <w:caps w:val="0"/>
          <w:color w:val="FF502C"/>
          <w:spacing w:val="24"/>
          <w:sz w:val="19"/>
          <w:szCs w:val="19"/>
          <w:shd w:val="clear" w:fill="FFFFFF"/>
        </w:rPr>
        <w:t>dt</w:t>
      </w:r>
      <w:r>
        <w:rPr>
          <w:rFonts w:hint="eastAsia" w:ascii="黑体" w:hAnsi="黑体" w:eastAsia="黑体" w:cs="黑体"/>
          <w:i w:val="0"/>
          <w:iCs w:val="0"/>
          <w:caps w:val="0"/>
          <w:color w:val="000000"/>
          <w:spacing w:val="24"/>
          <w:sz w:val="18"/>
          <w:szCs w:val="18"/>
          <w:shd w:val="clear" w:fill="FFFFFF"/>
        </w:rPr>
        <w:t>,它们都是</w:t>
      </w:r>
      <w:r>
        <w:rPr>
          <w:rFonts w:hint="eastAsia" w:ascii="黑体" w:hAnsi="黑体" w:eastAsia="黑体" w:cs="黑体"/>
          <w:b/>
          <w:bCs/>
          <w:i w:val="0"/>
          <w:iCs w:val="0"/>
          <w:caps w:val="0"/>
          <w:color w:val="FF502C"/>
          <w:spacing w:val="24"/>
          <w:sz w:val="19"/>
          <w:szCs w:val="19"/>
          <w:shd w:val="clear" w:fill="FFFFFF"/>
        </w:rPr>
        <w:t>文字类块级标签</w:t>
      </w:r>
      <w:r>
        <w:rPr>
          <w:rFonts w:hint="eastAsia" w:ascii="黑体" w:hAnsi="黑体" w:eastAsia="黑体" w:cs="黑体"/>
          <w:i w:val="0"/>
          <w:iCs w:val="0"/>
          <w:caps w:val="0"/>
          <w:color w:val="000000"/>
          <w:spacing w:val="24"/>
          <w:sz w:val="18"/>
          <w:szCs w:val="18"/>
          <w:shd w:val="clear" w:fill="FFFFFF"/>
        </w:rPr>
        <w:t>，里面不能放其他块级元素。</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 行内元素(inline-level)」</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left"/>
        <w:rPr>
          <w:rFonts w:hint="eastAsia" w:ascii="黑体" w:hAnsi="黑体" w:eastAsia="黑体" w:cs="黑体"/>
          <w:color w:val="000000"/>
          <w:sz w:val="16"/>
          <w:szCs w:val="16"/>
        </w:rPr>
      </w:pPr>
      <w:r>
        <w:rPr>
          <w:rFonts w:hint="eastAsia" w:ascii="黑体" w:hAnsi="黑体" w:eastAsia="黑体" w:cs="黑体"/>
          <w:i w:val="0"/>
          <w:iCs w:val="0"/>
          <w:caps w:val="0"/>
          <w:color w:val="000000"/>
          <w:spacing w:val="24"/>
          <w:sz w:val="16"/>
          <w:szCs w:val="16"/>
          <w:shd w:val="clear" w:fill="F4EEFF"/>
        </w:rPr>
        <w:t>有的地方也称为</w:t>
      </w:r>
      <w:r>
        <w:rPr>
          <w:rStyle w:val="12"/>
          <w:rFonts w:hint="eastAsia" w:ascii="黑体" w:hAnsi="黑体" w:eastAsia="黑体" w:cs="黑体"/>
          <w:b/>
          <w:bCs/>
          <w:i w:val="0"/>
          <w:iCs w:val="0"/>
          <w:caps w:val="0"/>
          <w:color w:val="916DD5"/>
          <w:spacing w:val="24"/>
          <w:sz w:val="16"/>
          <w:szCs w:val="16"/>
          <w:shd w:val="clear" w:fill="F4EEFF"/>
        </w:rPr>
        <w:t>内联元素</w:t>
      </w:r>
      <w:r>
        <w:rPr>
          <w:rFonts w:hint="eastAsia" w:ascii="黑体" w:hAnsi="黑体" w:eastAsia="黑体" w:cs="黑体"/>
          <w:i w:val="0"/>
          <w:iCs w:val="0"/>
          <w:caps w:val="0"/>
          <w:color w:val="000000"/>
          <w:spacing w:val="24"/>
          <w:sz w:val="16"/>
          <w:szCs w:val="16"/>
          <w:shd w:val="clear" w:fill="F4EEFF"/>
        </w:rPr>
        <w:br w:type="textWrapping"/>
      </w:r>
      <w:r>
        <w:rPr>
          <w:rFonts w:hint="eastAsia" w:ascii="黑体" w:hAnsi="黑体" w:eastAsia="黑体" w:cs="黑体"/>
          <w:i w:val="0"/>
          <w:iCs w:val="0"/>
          <w:caps w:val="0"/>
          <w:color w:val="000000"/>
          <w:spacing w:val="24"/>
          <w:sz w:val="16"/>
          <w:szCs w:val="16"/>
          <w:shd w:val="clear" w:fill="F4EEFF"/>
        </w:rPr>
        <w:br w:type="textWrapping"/>
      </w:r>
      <w:r>
        <w:rPr>
          <w:rFonts w:hint="eastAsia" w:ascii="黑体" w:hAnsi="黑体" w:eastAsia="黑体" w:cs="黑体"/>
          <w:i w:val="0"/>
          <w:iCs w:val="0"/>
          <w:caps w:val="0"/>
          <w:color w:val="000000"/>
          <w:spacing w:val="24"/>
          <w:sz w:val="16"/>
          <w:szCs w:val="16"/>
          <w:shd w:val="clear" w:fill="F4EEFF"/>
        </w:rPr>
        <w:t>常见的行内元素有&lt;a&gt;、&lt;strong&gt;、&lt;b&gt;、&lt;em&gt;、&lt;i&gt;、&lt;del&gt;、&lt;s&gt;、&lt;ins&gt;、&lt;u&gt;、&lt;span&gt;等，其中&lt;span&gt;标签最典型的行内元素。</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left"/>
        <w:rPr>
          <w:rFonts w:hint="eastAsia" w:ascii="黑体" w:hAnsi="黑体" w:eastAsia="黑体" w:cs="黑体"/>
          <w:b/>
          <w:bCs/>
          <w:color w:val="000000"/>
          <w:sz w:val="19"/>
          <w:szCs w:val="19"/>
        </w:rPr>
      </w:pPr>
      <w:r>
        <w:rPr>
          <w:rFonts w:hint="eastAsia" w:ascii="黑体" w:hAnsi="黑体" w:eastAsia="黑体" w:cs="黑体"/>
          <w:b/>
          <w:bCs/>
          <w:i w:val="0"/>
          <w:iCs w:val="0"/>
          <w:caps w:val="0"/>
          <w:color w:val="000000"/>
          <w:spacing w:val="24"/>
          <w:sz w:val="19"/>
          <w:szCs w:val="19"/>
          <w:shd w:val="clear" w:fill="FFFFFF"/>
        </w:rPr>
        <w:t>行内元素的特点</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相邻行内元素在一行上，一行可以显示多个。</w:t>
      </w:r>
    </w:p>
    <w:p>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高度、宽度直接设置是无效的。</w:t>
      </w:r>
    </w:p>
    <w:p>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默认高度就是它本身内容的宽度。</w:t>
      </w:r>
    </w:p>
    <w:p>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行内元素只能容纳文本或其他行内元素。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19"/>
          <w:szCs w:val="19"/>
        </w:rPr>
      </w:pPr>
      <w:r>
        <w:rPr>
          <w:rFonts w:hint="eastAsia" w:ascii="黑体" w:hAnsi="黑体" w:eastAsia="黑体" w:cs="黑体"/>
          <w:b/>
          <w:bCs/>
          <w:i w:val="0"/>
          <w:iCs w:val="0"/>
          <w:caps w:val="0"/>
          <w:color w:val="000000"/>
          <w:spacing w:val="24"/>
          <w:sz w:val="19"/>
          <w:szCs w:val="19"/>
          <w:shd w:val="clear" w:fill="FFFFFF"/>
        </w:rPr>
        <w:t>注意</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链接里面不能再放链接</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特殊情况a里面可以放块级元素，但是给a转换一下块级模式最安全。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行内块元素(inline-block)」</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left"/>
        <w:rPr>
          <w:rFonts w:hint="eastAsia" w:ascii="黑体" w:hAnsi="黑体" w:eastAsia="黑体" w:cs="黑体"/>
          <w:color w:val="000000"/>
          <w:sz w:val="16"/>
          <w:szCs w:val="16"/>
        </w:rPr>
      </w:pPr>
      <w:r>
        <w:rPr>
          <w:rFonts w:hint="eastAsia" w:ascii="黑体" w:hAnsi="黑体" w:eastAsia="黑体" w:cs="黑体"/>
          <w:i w:val="0"/>
          <w:iCs w:val="0"/>
          <w:caps w:val="0"/>
          <w:color w:val="000000"/>
          <w:spacing w:val="24"/>
          <w:sz w:val="16"/>
          <w:szCs w:val="16"/>
          <w:shd w:val="clear" w:fill="F4EEFF"/>
        </w:rPr>
        <w:t>在行内元素中有几个特殊的标签——&lt;img&gt;、&lt;input &gt;、&lt;td&gt;，可以对它们设置宽高和对齐属性，有些资料可能会称它们为行内块元素。</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1"/>
          <w:rFonts w:hint="eastAsia" w:ascii="黑体" w:hAnsi="黑体" w:eastAsia="黑体" w:cs="黑体"/>
          <w:i w:val="0"/>
          <w:iCs w:val="0"/>
          <w:caps w:val="0"/>
          <w:color w:val="000000"/>
          <w:spacing w:val="24"/>
          <w:sz w:val="18"/>
          <w:szCs w:val="18"/>
          <w:shd w:val="clear" w:fill="FFFFFF"/>
        </w:rPr>
        <w:t>行内块元素的特点</w:t>
      </w:r>
    </w:p>
    <w:p>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和相邻行内元素(行内块)在一行上，但是之间会有空白风险。一行可以显示多个</w:t>
      </w:r>
    </w:p>
    <w:p>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默认宽度就是它本身内容的宽度。</w:t>
      </w:r>
    </w:p>
    <w:p>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高度，行高，外边距以及内边距都可以控制。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三种模式总结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0"/>
        <w:gridCol w:w="1800"/>
        <w:gridCol w:w="1800"/>
        <w:gridCol w:w="1381"/>
        <w:gridCol w:w="1941"/>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元素模式</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元素排列</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设置样式</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默认宽度</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包含</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块级元素</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一行只能放一个块级元素</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可以设置宽度高度</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容器的100%</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容器级可以包含任何标签</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行内元素</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一行可以放多个行内元素</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不可以直接设置宽度高度</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它本身内容的宽度</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容纳文本或则其他行内元素</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行内块元素</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一行放多个行内块元素</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可以设置宽度和高度</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它本身内容的宽度</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p>
        </w:tc>
      </w:tr>
    </w:tbl>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CSS背景(background)</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背景颜色」</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background-color</w:t>
      </w:r>
      <w:r>
        <w:rPr>
          <w:rStyle w:val="12"/>
          <w:rFonts w:hint="eastAsia" w:ascii="黑体" w:hAnsi="黑体" w:eastAsia="黑体" w:cs="黑体"/>
          <w:i w:val="0"/>
          <w:iCs w:val="0"/>
          <w:caps w:val="0"/>
          <w:color w:val="000000"/>
          <w:spacing w:val="24"/>
          <w:sz w:val="14"/>
          <w:szCs w:val="14"/>
          <w:shd w:val="clear" w:fill="FFFFFF"/>
        </w:rPr>
        <w:t>: 颜色值;   默认的值是 </w:t>
      </w:r>
      <w:r>
        <w:rPr>
          <w:rStyle w:val="12"/>
          <w:rFonts w:hint="eastAsia" w:ascii="黑体" w:hAnsi="黑体" w:eastAsia="黑体" w:cs="黑体"/>
          <w:i w:val="0"/>
          <w:iCs w:val="0"/>
          <w:caps w:val="0"/>
          <w:color w:val="AA0D91"/>
          <w:spacing w:val="24"/>
          <w:sz w:val="14"/>
          <w:szCs w:val="14"/>
          <w:shd w:val="clear" w:fill="FFFFFF"/>
        </w:rPr>
        <w:t>transparent</w:t>
      </w:r>
      <w:r>
        <w:rPr>
          <w:rStyle w:val="12"/>
          <w:rFonts w:hint="eastAsia" w:ascii="黑体" w:hAnsi="黑体" w:eastAsia="黑体" w:cs="黑体"/>
          <w:i w:val="0"/>
          <w:iCs w:val="0"/>
          <w:caps w:val="0"/>
          <w:color w:val="000000"/>
          <w:spacing w:val="24"/>
          <w:sz w:val="14"/>
          <w:szCs w:val="14"/>
          <w:shd w:val="clear" w:fill="FFFFFF"/>
        </w:rPr>
        <w:t>  透明的</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 背景图片(image)」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语法：</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background-image</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none</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例如:</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background-image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images</w:t>
      </w:r>
      <w:r>
        <w:rPr>
          <w:rStyle w:val="12"/>
          <w:rFonts w:hint="eastAsia" w:ascii="黑体" w:hAnsi="黑体" w:eastAsia="黑体" w:cs="黑体"/>
          <w:i w:val="0"/>
          <w:iCs w:val="0"/>
          <w:caps w:val="0"/>
          <w:color w:val="000000"/>
          <w:spacing w:val="24"/>
          <w:sz w:val="14"/>
          <w:szCs w:val="14"/>
          <w:shd w:val="clear" w:fill="FFFFFF"/>
        </w:rPr>
        <w:t>/1</w:t>
      </w:r>
      <w:r>
        <w:rPr>
          <w:rStyle w:val="12"/>
          <w:rFonts w:hint="eastAsia" w:ascii="黑体" w:hAnsi="黑体" w:eastAsia="黑体" w:cs="黑体"/>
          <w:i w:val="0"/>
          <w:iCs w:val="0"/>
          <w:caps w:val="0"/>
          <w:color w:val="9B703F"/>
          <w:spacing w:val="24"/>
          <w:sz w:val="14"/>
          <w:szCs w:val="14"/>
          <w:shd w:val="clear" w:fill="FFFFFF"/>
        </w:rPr>
        <w:t>.png</w:t>
      </w:r>
      <w:r>
        <w:rPr>
          <w:rStyle w:val="12"/>
          <w:rFonts w:hint="eastAsia" w:ascii="黑体" w:hAnsi="黑体" w:eastAsia="黑体" w:cs="黑体"/>
          <w:i w:val="0"/>
          <w:iCs w:val="0"/>
          <w:caps w:val="0"/>
          <w:color w:val="000000"/>
          <w:spacing w:val="24"/>
          <w:sz w:val="14"/>
          <w:szCs w:val="1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背景平铺（repeat）」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background-repeat</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repeat</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no-repeat</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repeat-x</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repeat-y</w:t>
      </w:r>
      <w:r>
        <w:rPr>
          <w:rStyle w:val="12"/>
          <w:rFonts w:hint="eastAsia" w:ascii="黑体" w:hAnsi="黑体" w:eastAsia="黑体" w:cs="黑体"/>
          <w:i w:val="0"/>
          <w:iCs w:val="0"/>
          <w:caps w:val="0"/>
          <w:color w:val="000000"/>
          <w:spacing w:val="24"/>
          <w:sz w:val="14"/>
          <w:szCs w:val="14"/>
          <w:shd w:val="clear" w:fill="FFFFFF"/>
        </w:rPr>
        <w:t> </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55"/>
        <w:gridCol w:w="6027"/>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参数</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repeat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背景图像在纵向和横向上平铺（默认的）</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no-repeat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背景图像不平铺</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repeat-x</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背景图像在横向上平铺</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repeat-y</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背景图像在纵向平铺</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「4. 背景位置(position)」</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background-position</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length</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length</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background-position</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position</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position</w:t>
      </w:r>
      <w:r>
        <w:rPr>
          <w:rStyle w:val="12"/>
          <w:rFonts w:hint="eastAsia" w:ascii="黑体" w:hAnsi="黑体" w:eastAsia="黑体" w:cs="黑体"/>
          <w:i w:val="0"/>
          <w:iCs w:val="0"/>
          <w:caps w:val="0"/>
          <w:color w:val="000000"/>
          <w:spacing w:val="24"/>
          <w:sz w:val="14"/>
          <w:szCs w:val="14"/>
          <w:shd w:val="clear" w:fill="FFFFFF"/>
        </w:rPr>
        <w:t> </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46"/>
        <w:gridCol w:w="6636"/>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参数</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值</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length</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百分数 | 由浮点数字和单位标识符组成的长度值</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position</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top | center | bottom | left | center | right   方位名词</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注意：</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必须先指定background-image属性</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position 后面是x坐标和y坐标。可以使用方位名词或者 精确单位。</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如果指定两个值，两个值都是方位名字，则两个值前后顺序无关，比如left  top和top  left效果一致</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如果只指定了一个方位名词，另一个值默认居中对齐。</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如果position 后面是精确坐标， 那么第一个，肯定是 x 第二个一定是y</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如果只指定一个数值,那该数值一定是x坐标，另一个默认垂直居中</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如果指定的两个值是 精确单位和方位名字混合使用，则第一个值是x坐标，第二个值是y坐标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背景简写：</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background：属性的值的书写顺序官方没有强制的标准。为了可读性，建议如下写：</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background: 背景颜色 背景图片地址 背景平铺 背景滚动 背景位置;</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7400"/>
          <w:spacing w:val="24"/>
          <w:sz w:val="14"/>
          <w:szCs w:val="14"/>
          <w:shd w:val="clear" w:fill="FFFFFF"/>
        </w:rPr>
        <w:t>/* 有背景图片背景颜色可以不用写*/</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background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transparent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image</w:t>
      </w:r>
      <w:r>
        <w:rPr>
          <w:rStyle w:val="12"/>
          <w:rFonts w:hint="eastAsia" w:ascii="黑体" w:hAnsi="黑体" w:eastAsia="黑体" w:cs="黑体"/>
          <w:i w:val="0"/>
          <w:iCs w:val="0"/>
          <w:caps w:val="0"/>
          <w:color w:val="9B703F"/>
          <w:spacing w:val="24"/>
          <w:sz w:val="14"/>
          <w:szCs w:val="14"/>
          <w:shd w:val="clear" w:fill="FFFFFF"/>
        </w:rPr>
        <w:t>.jpg</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repeat-y</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scroll</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center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top</w:t>
      </w:r>
      <w:r>
        <w:rPr>
          <w:rStyle w:val="12"/>
          <w:rFonts w:hint="eastAsia" w:ascii="黑体" w:hAnsi="黑体" w:eastAsia="黑体" w:cs="黑体"/>
          <w:i w:val="0"/>
          <w:iCs w:val="0"/>
          <w:caps w:val="0"/>
          <w:color w:val="000000"/>
          <w:spacing w:val="24"/>
          <w:sz w:val="14"/>
          <w:szCs w:val="14"/>
          <w:shd w:val="clear" w:fill="FFFFFF"/>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「5. 背景半透明(CSS3)」</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background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rgba</w:t>
      </w:r>
      <w:r>
        <w:rPr>
          <w:rStyle w:val="12"/>
          <w:rFonts w:hint="eastAsia" w:ascii="黑体" w:hAnsi="黑体" w:eastAsia="黑体" w:cs="黑体"/>
          <w:i w:val="0"/>
          <w:iCs w:val="0"/>
          <w:caps w:val="0"/>
          <w:color w:val="000000"/>
          <w:spacing w:val="24"/>
          <w:sz w:val="14"/>
          <w:szCs w:val="14"/>
          <w:shd w:val="clear" w:fill="FFFFFF"/>
        </w:rPr>
        <w:t>(0, 0, 0, 0</w:t>
      </w:r>
      <w:r>
        <w:rPr>
          <w:rStyle w:val="12"/>
          <w:rFonts w:hint="eastAsia" w:ascii="黑体" w:hAnsi="黑体" w:eastAsia="黑体" w:cs="黑体"/>
          <w:i w:val="0"/>
          <w:iCs w:val="0"/>
          <w:caps w:val="0"/>
          <w:color w:val="9B703F"/>
          <w:spacing w:val="24"/>
          <w:sz w:val="14"/>
          <w:szCs w:val="14"/>
          <w:shd w:val="clear" w:fill="FFFFFF"/>
        </w:rPr>
        <w:t>.3</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background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rgba</w:t>
      </w:r>
      <w:r>
        <w:rPr>
          <w:rStyle w:val="12"/>
          <w:rFonts w:hint="eastAsia" w:ascii="黑体" w:hAnsi="黑体" w:eastAsia="黑体" w:cs="黑体"/>
          <w:i w:val="0"/>
          <w:iCs w:val="0"/>
          <w:caps w:val="0"/>
          <w:color w:val="000000"/>
          <w:spacing w:val="24"/>
          <w:sz w:val="14"/>
          <w:szCs w:val="14"/>
          <w:shd w:val="clear" w:fill="FFFFFF"/>
        </w:rPr>
        <w:t>(0, 0, 0, </w:t>
      </w:r>
      <w:r>
        <w:rPr>
          <w:rStyle w:val="12"/>
          <w:rFonts w:hint="eastAsia" w:ascii="黑体" w:hAnsi="黑体" w:eastAsia="黑体" w:cs="黑体"/>
          <w:i w:val="0"/>
          <w:iCs w:val="0"/>
          <w:caps w:val="0"/>
          <w:color w:val="9B703F"/>
          <w:spacing w:val="24"/>
          <w:sz w:val="14"/>
          <w:szCs w:val="14"/>
          <w:shd w:val="clear" w:fill="FFFFFF"/>
        </w:rPr>
        <w:t>.3</w:t>
      </w:r>
      <w:r>
        <w:rPr>
          <w:rStyle w:val="12"/>
          <w:rFonts w:hint="eastAsia" w:ascii="黑体" w:hAnsi="黑体" w:eastAsia="黑体" w:cs="黑体"/>
          <w:i w:val="0"/>
          <w:iCs w:val="0"/>
          <w:caps w:val="0"/>
          <w:color w:val="000000"/>
          <w:spacing w:val="24"/>
          <w:sz w:val="14"/>
          <w:szCs w:val="14"/>
          <w:shd w:val="clear" w:fill="FFFFFF"/>
        </w:rPr>
        <w:t>);</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等同于background-color: rgba(0, 0, 0, .3)</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最后一个参数是</w:t>
      </w:r>
      <w:r>
        <w:rPr>
          <w:rFonts w:hint="eastAsia" w:ascii="黑体" w:hAnsi="黑体" w:eastAsia="黑体" w:cs="黑体"/>
          <w:b/>
          <w:bCs/>
          <w:i w:val="0"/>
          <w:iCs w:val="0"/>
          <w:caps w:val="0"/>
          <w:color w:val="FF502C"/>
          <w:spacing w:val="24"/>
          <w:sz w:val="19"/>
          <w:szCs w:val="19"/>
          <w:shd w:val="clear" w:fill="FFFFFF"/>
        </w:rPr>
        <w:t>alpha 透明度</w:t>
      </w:r>
      <w:r>
        <w:rPr>
          <w:rFonts w:hint="eastAsia" w:ascii="黑体" w:hAnsi="黑体" w:eastAsia="黑体" w:cs="黑体"/>
          <w:i w:val="0"/>
          <w:iCs w:val="0"/>
          <w:caps w:val="0"/>
          <w:color w:val="000000"/>
          <w:spacing w:val="24"/>
          <w:sz w:val="18"/>
          <w:szCs w:val="18"/>
          <w:shd w:val="clear" w:fill="FFFFFF"/>
        </w:rPr>
        <w:t>  取值范围 0~1之间</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我们习惯把0.3 的 0 </w:t>
      </w:r>
      <w:r>
        <w:rPr>
          <w:rFonts w:hint="eastAsia" w:ascii="黑体" w:hAnsi="黑体" w:eastAsia="黑体" w:cs="黑体"/>
          <w:b/>
          <w:bCs/>
          <w:i w:val="0"/>
          <w:iCs w:val="0"/>
          <w:caps w:val="0"/>
          <w:color w:val="FF502C"/>
          <w:spacing w:val="24"/>
          <w:sz w:val="19"/>
          <w:szCs w:val="19"/>
          <w:shd w:val="clear" w:fill="FFFFFF"/>
        </w:rPr>
        <w:t>省略掉</w:t>
      </w:r>
      <w:r>
        <w:rPr>
          <w:rFonts w:hint="eastAsia" w:ascii="黑体" w:hAnsi="黑体" w:eastAsia="黑体" w:cs="黑体"/>
          <w:i w:val="0"/>
          <w:iCs w:val="0"/>
          <w:caps w:val="0"/>
          <w:color w:val="000000"/>
          <w:spacing w:val="24"/>
          <w:sz w:val="18"/>
          <w:szCs w:val="18"/>
          <w:shd w:val="clear" w:fill="FFFFFF"/>
        </w:rPr>
        <w:t>  这样写 background: rgba(0, 0, 0, .3);</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注意：背景半透明是指</w:t>
      </w:r>
      <w:r>
        <w:rPr>
          <w:rFonts w:hint="eastAsia" w:ascii="黑体" w:hAnsi="黑体" w:eastAsia="黑体" w:cs="黑体"/>
          <w:b/>
          <w:bCs/>
          <w:i w:val="0"/>
          <w:iCs w:val="0"/>
          <w:caps w:val="0"/>
          <w:color w:val="FF502C"/>
          <w:spacing w:val="24"/>
          <w:sz w:val="19"/>
          <w:szCs w:val="19"/>
          <w:shd w:val="clear" w:fill="FFFFFF"/>
        </w:rPr>
        <w:t>盒子背景半透明</w:t>
      </w:r>
      <w:r>
        <w:rPr>
          <w:rFonts w:hint="eastAsia" w:ascii="黑体" w:hAnsi="黑体" w:eastAsia="黑体" w:cs="黑体"/>
          <w:i w:val="0"/>
          <w:iCs w:val="0"/>
          <w:caps w:val="0"/>
          <w:color w:val="000000"/>
          <w:spacing w:val="24"/>
          <w:sz w:val="18"/>
          <w:szCs w:val="18"/>
          <w:shd w:val="clear" w:fill="FFFFFF"/>
        </w:rPr>
        <w:t>，盒子里面的内容不受影响</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低于IE 9的版本不支持</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19"/>
          <w:szCs w:val="19"/>
        </w:rPr>
      </w:pPr>
      <w:r>
        <w:rPr>
          <w:rFonts w:hint="eastAsia" w:ascii="黑体" w:hAnsi="黑体" w:eastAsia="黑体" w:cs="黑体"/>
          <w:b/>
          <w:bCs/>
          <w:i w:val="0"/>
          <w:iCs w:val="0"/>
          <w:caps w:val="0"/>
          <w:color w:val="000000"/>
          <w:spacing w:val="24"/>
          <w:sz w:val="19"/>
          <w:szCs w:val="19"/>
          <w:shd w:val="clear" w:fill="FFFFFF"/>
        </w:rPr>
        <w:t>盒子半透明 opacity</w:t>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设置opacity元素的所有后代元素会随着一起具有透明性，一般用于调整图片或者模块的整体不透明度</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opacity</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.2</w:t>
      </w:r>
      <w:r>
        <w:rPr>
          <w:rStyle w:val="12"/>
          <w:rFonts w:hint="eastAsia" w:ascii="黑体" w:hAnsi="黑体" w:eastAsia="黑体" w:cs="黑体"/>
          <w:i w:val="0"/>
          <w:iCs w:val="0"/>
          <w:caps w:val="0"/>
          <w:color w:val="000000"/>
          <w:spacing w:val="24"/>
          <w:sz w:val="14"/>
          <w:szCs w:val="1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「6. 背景总结」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40"/>
        <w:gridCol w:w="1166"/>
        <w:gridCol w:w="5276"/>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值</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background-color</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背景颜色</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预定义的颜色值/十六进制/RGB代码</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background-image</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背景图片</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url(图片路径)</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background-repeat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是否平铺</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repeat/no-repeat/repeat-x/repeat-y</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background-position</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背景位置</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length/position    分别是x  和 y坐标， 切记 如果有 精确数值单位，则必须按照先X 后Y 的写法</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background-attachment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背景固定还是滚动</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scroll/fixed</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背景简写</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更简单</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背景颜色 背景图片地址 背景平铺 背景滚动 背景位置;  他们没有顺序</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背景透明</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让盒子半透明</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background: rgba(0,0,0,0.3);   后面必须是 4个值</w:t>
            </w:r>
          </w:p>
        </w:tc>
      </w:tr>
    </w:tbl>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CSS三大特性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CSS 层叠性」</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7562850" cy="3495675"/>
            <wp:effectExtent l="0" t="0" r="11430" b="9525"/>
            <wp:docPr id="10" name="图片 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2"/>
                    <pic:cNvPicPr>
                      <a:picLocks noChangeAspect="1"/>
                    </pic:cNvPicPr>
                  </pic:nvPicPr>
                  <pic:blipFill>
                    <a:blip r:embed="rId10"/>
                    <a:stretch>
                      <a:fillRect/>
                    </a:stretch>
                  </pic:blipFill>
                  <pic:spPr>
                    <a:xfrm>
                      <a:off x="0" y="0"/>
                      <a:ext cx="7562850" cy="349567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概念</w:t>
      </w:r>
      <w:r>
        <w:rPr>
          <w:rFonts w:hint="eastAsia" w:ascii="黑体" w:hAnsi="黑体" w:eastAsia="黑体" w:cs="黑体"/>
          <w:i w:val="0"/>
          <w:iCs w:val="0"/>
          <w:caps w:val="0"/>
          <w:color w:val="000000"/>
          <w:spacing w:val="24"/>
          <w:sz w:val="16"/>
          <w:szCs w:val="16"/>
          <w:shd w:val="clear" w:fill="FFFFFF"/>
        </w:rPr>
        <w:t>：</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所谓层叠性是指多种CSS样式的</w:t>
      </w:r>
      <w:r>
        <w:rPr>
          <w:rFonts w:hint="eastAsia" w:ascii="黑体" w:hAnsi="黑体" w:eastAsia="黑体" w:cs="黑体"/>
          <w:b/>
          <w:bCs/>
          <w:i w:val="0"/>
          <w:iCs w:val="0"/>
          <w:caps w:val="0"/>
          <w:color w:val="FF502C"/>
          <w:spacing w:val="24"/>
          <w:sz w:val="19"/>
          <w:szCs w:val="19"/>
          <w:shd w:val="clear" w:fill="FFFFFF"/>
        </w:rPr>
        <w:t>叠加</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是浏览器处理冲突的一个能力,如果一个属性通过两个相同选择器设置到同一个元素上，那么这个时候一个属性就会将另一个属性层叠掉</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原则</w:t>
      </w:r>
      <w:r>
        <w:rPr>
          <w:rFonts w:hint="eastAsia" w:ascii="黑体" w:hAnsi="黑体" w:eastAsia="黑体" w:cs="黑体"/>
          <w:i w:val="0"/>
          <w:iCs w:val="0"/>
          <w:caps w:val="0"/>
          <w:color w:val="000000"/>
          <w:spacing w:val="24"/>
          <w:sz w:val="16"/>
          <w:szCs w:val="16"/>
          <w:shd w:val="clear" w:fill="FFFFFF"/>
        </w:rPr>
        <w:t>：</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样式冲突，遵循的原则是</w:t>
      </w:r>
      <w:r>
        <w:rPr>
          <w:rFonts w:hint="eastAsia" w:ascii="黑体" w:hAnsi="黑体" w:eastAsia="黑体" w:cs="黑体"/>
          <w:b/>
          <w:bCs/>
          <w:i w:val="0"/>
          <w:iCs w:val="0"/>
          <w:caps w:val="0"/>
          <w:color w:val="FF502C"/>
          <w:spacing w:val="24"/>
          <w:sz w:val="19"/>
          <w:szCs w:val="19"/>
          <w:shd w:val="clear" w:fill="FFFFFF"/>
        </w:rPr>
        <w:t>就近原则。</w:t>
      </w:r>
      <w:r>
        <w:rPr>
          <w:rFonts w:hint="eastAsia" w:ascii="黑体" w:hAnsi="黑体" w:eastAsia="黑体" w:cs="黑体"/>
          <w:i w:val="0"/>
          <w:iCs w:val="0"/>
          <w:caps w:val="0"/>
          <w:color w:val="000000"/>
          <w:spacing w:val="24"/>
          <w:sz w:val="18"/>
          <w:szCs w:val="18"/>
          <w:shd w:val="clear" w:fill="FFFFFF"/>
        </w:rPr>
        <w:t> 那个样式离着结构近，就执行那个样式。</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样式不冲突，不会层叠。</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 CSS 继承性」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7562850" cy="3133725"/>
            <wp:effectExtent l="0" t="0" r="11430" b="5715"/>
            <wp:docPr id="11" name="图片 1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63"/>
                    <pic:cNvPicPr>
                      <a:picLocks noChangeAspect="1"/>
                    </pic:cNvPicPr>
                  </pic:nvPicPr>
                  <pic:blipFill>
                    <a:blip r:embed="rId11"/>
                    <a:stretch>
                      <a:fillRect/>
                    </a:stretch>
                  </pic:blipFill>
                  <pic:spPr>
                    <a:xfrm>
                      <a:off x="0" y="0"/>
                      <a:ext cx="7562850" cy="3133725"/>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概念</w:t>
      </w:r>
      <w:r>
        <w:rPr>
          <w:rFonts w:hint="eastAsia" w:ascii="黑体" w:hAnsi="黑体" w:eastAsia="黑体" w:cs="黑体"/>
          <w:i w:val="0"/>
          <w:iCs w:val="0"/>
          <w:caps w:val="0"/>
          <w:color w:val="000000"/>
          <w:spacing w:val="24"/>
          <w:sz w:val="16"/>
          <w:szCs w:val="16"/>
          <w:shd w:val="clear" w:fill="FFFFFF"/>
        </w:rPr>
        <w:t>：</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子标签会继承父标签的某些样式，如</w:t>
      </w:r>
      <w:r>
        <w:rPr>
          <w:rFonts w:hint="eastAsia" w:ascii="黑体" w:hAnsi="黑体" w:eastAsia="黑体" w:cs="黑体"/>
          <w:b/>
          <w:bCs/>
          <w:i w:val="0"/>
          <w:iCs w:val="0"/>
          <w:caps w:val="0"/>
          <w:color w:val="FF502C"/>
          <w:spacing w:val="24"/>
          <w:sz w:val="19"/>
          <w:szCs w:val="19"/>
          <w:shd w:val="clear" w:fill="FFFFFF"/>
        </w:rPr>
        <w:t>文本颜色和字号</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想要设置一个可继承的属性，只需将它应用于父元素即可。</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注意</w:t>
      </w:r>
      <w:r>
        <w:rPr>
          <w:rFonts w:hint="eastAsia" w:ascii="黑体" w:hAnsi="黑体" w:eastAsia="黑体" w:cs="黑体"/>
          <w:i w:val="0"/>
          <w:iCs w:val="0"/>
          <w:caps w:val="0"/>
          <w:color w:val="000000"/>
          <w:spacing w:val="24"/>
          <w:sz w:val="16"/>
          <w:szCs w:val="16"/>
          <w:shd w:val="clear" w:fill="FFFFFF"/>
        </w:rPr>
        <w:t>：</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恰当地使用继承可以简化代码，降低CSS样式的复杂性。比如有很多子级孩子都需要某个样式，可以给父级指定一个，这些孩子继承过来就好了。</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子元素可以继承父元素的样式（</w:t>
      </w:r>
      <w:r>
        <w:rPr>
          <w:rStyle w:val="11"/>
          <w:rFonts w:hint="eastAsia" w:ascii="黑体" w:hAnsi="黑体" w:eastAsia="黑体" w:cs="黑体"/>
          <w:i w:val="0"/>
          <w:iCs w:val="0"/>
          <w:caps w:val="0"/>
          <w:color w:val="000000"/>
          <w:spacing w:val="24"/>
          <w:sz w:val="18"/>
          <w:szCs w:val="18"/>
          <w:shd w:val="clear" w:fill="FFFFFF"/>
        </w:rPr>
        <w:t>text-，font-，line-这些元素开头的可以继承，以及color属性</w:t>
      </w:r>
      <w:r>
        <w:rPr>
          <w:rFonts w:hint="eastAsia" w:ascii="黑体" w:hAnsi="黑体" w:eastAsia="黑体" w:cs="黑体"/>
          <w:i w:val="0"/>
          <w:iCs w:val="0"/>
          <w:caps w:val="0"/>
          <w:color w:val="000000"/>
          <w:spacing w:val="24"/>
          <w:sz w:val="18"/>
          <w:szCs w:val="18"/>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CSS 优先级(CSS特殊性)」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7562850" cy="3133725"/>
            <wp:effectExtent l="0" t="0" r="11430" b="5715"/>
            <wp:docPr id="12" name="图片 1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IMG_264"/>
                    <pic:cNvPicPr>
                      <a:picLocks noChangeAspect="1"/>
                    </pic:cNvPicPr>
                  </pic:nvPicPr>
                  <pic:blipFill>
                    <a:blip r:embed="rId12"/>
                    <a:stretch>
                      <a:fillRect/>
                    </a:stretch>
                  </pic:blipFill>
                  <pic:spPr>
                    <a:xfrm>
                      <a:off x="0" y="0"/>
                      <a:ext cx="7562850" cy="3133725"/>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概念</w:t>
      </w:r>
      <w:r>
        <w:rPr>
          <w:rFonts w:hint="eastAsia" w:ascii="黑体" w:hAnsi="黑体" w:eastAsia="黑体" w:cs="黑体"/>
          <w:i w:val="0"/>
          <w:iCs w:val="0"/>
          <w:caps w:val="0"/>
          <w:color w:val="000000"/>
          <w:spacing w:val="24"/>
          <w:sz w:val="16"/>
          <w:szCs w:val="16"/>
          <w:shd w:val="clear" w:fill="FFFFFF"/>
        </w:rPr>
        <w:t>：定义CSS样式时，经常出现两个或更多规则应用在同一元素上，此时，</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选择器相同，则执行层叠性</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选择器不同，就会出现优先级的问题。</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权重计算公式</w:t>
      </w:r>
      <w:r>
        <w:rPr>
          <w:rFonts w:hint="eastAsia" w:ascii="黑体" w:hAnsi="黑体" w:eastAsia="黑体" w:cs="黑体"/>
          <w:i w:val="0"/>
          <w:iCs w:val="0"/>
          <w:caps w:val="0"/>
          <w:color w:val="000000"/>
          <w:spacing w:val="24"/>
          <w:sz w:val="16"/>
          <w:szCs w:val="16"/>
          <w:shd w:val="clear" w:fill="FFFFFF"/>
        </w:rPr>
        <w:t>：</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031"/>
        <w:gridCol w:w="2851"/>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标签选择器</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计算权重公式</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继承或者 *</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0,0,0,0</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每个元素（标签选择器）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0,0,0,1</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每个类，伪类</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0,0,1,0</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每个ID</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0,1,0,0</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每个行内样式 style=""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1,0,0,0</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每个!important  最重要的</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 无穷大</w:t>
            </w:r>
          </w:p>
        </w:tc>
      </w:tr>
    </w:tbl>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值从左到右，左面的最大，一级大于一级，数位之间没有进制，级别之间不可超越。</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关于CSS权重，我们需要一套计算公式来去计算，这个就是 CSS Specificity（特殊性）</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div { color: pink</w:t>
      </w:r>
      <w:r>
        <w:rPr>
          <w:rFonts w:hint="eastAsia" w:ascii="黑体" w:hAnsi="黑体" w:eastAsia="黑体" w:cs="黑体"/>
          <w:b/>
          <w:bCs/>
          <w:i w:val="0"/>
          <w:iCs w:val="0"/>
          <w:caps w:val="0"/>
          <w:color w:val="FF502C"/>
          <w:spacing w:val="24"/>
          <w:sz w:val="19"/>
          <w:szCs w:val="19"/>
          <w:shd w:val="clear" w:fill="FFFFFF"/>
        </w:rPr>
        <w:t> !important</w:t>
      </w:r>
      <w:r>
        <w:rPr>
          <w:rFonts w:hint="eastAsia" w:ascii="黑体" w:hAnsi="黑体" w:eastAsia="黑体" w:cs="黑体"/>
          <w:i w:val="0"/>
          <w:iCs w:val="0"/>
          <w:caps w:val="0"/>
          <w:color w:val="000000"/>
          <w:spacing w:val="24"/>
          <w:sz w:val="18"/>
          <w:szCs w:val="18"/>
          <w:shd w:val="clear" w:fill="FFFFFF"/>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权重叠加</w:t>
      </w:r>
      <w:r>
        <w:rPr>
          <w:rFonts w:hint="eastAsia" w:ascii="黑体" w:hAnsi="黑体" w:eastAsia="黑体" w:cs="黑体"/>
          <w:i w:val="0"/>
          <w:iCs w:val="0"/>
          <w:caps w:val="0"/>
          <w:color w:val="000000"/>
          <w:spacing w:val="24"/>
          <w:sz w:val="16"/>
          <w:szCs w:val="16"/>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div</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ul</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t>&gt;      0,0,0,3</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.nav</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ul</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t>&gt;      0,0,1,2</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a</w:t>
      </w:r>
      <w:r>
        <w:rPr>
          <w:rStyle w:val="12"/>
          <w:rFonts w:hint="eastAsia" w:ascii="黑体" w:hAnsi="黑体" w:eastAsia="黑体" w:cs="黑体"/>
          <w:i w:val="0"/>
          <w:iCs w:val="0"/>
          <w:caps w:val="0"/>
          <w:color w:val="000000"/>
          <w:spacing w:val="24"/>
          <w:sz w:val="14"/>
          <w:szCs w:val="14"/>
          <w:shd w:val="clear" w:fill="FFFFFF"/>
        </w:rPr>
        <w:t>:hover      </w:t>
      </w:r>
      <w:r>
        <w:rPr>
          <w:rStyle w:val="12"/>
          <w:rFonts w:hint="eastAsia" w:ascii="黑体" w:hAnsi="黑体" w:eastAsia="黑体" w:cs="黑体"/>
          <w:i w:val="0"/>
          <w:iCs w:val="0"/>
          <w:caps w:val="0"/>
          <w:color w:val="AA0D91"/>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t>—&gt;      0,0,1,1</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.nav</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a</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t>&gt;      0,0,1,1</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继承的权重是0</w:t>
      </w:r>
      <w:r>
        <w:rPr>
          <w:rFonts w:hint="eastAsia" w:ascii="黑体" w:hAnsi="黑体" w:eastAsia="黑体" w:cs="黑体"/>
          <w:i w:val="0"/>
          <w:iCs w:val="0"/>
          <w:caps w:val="0"/>
          <w:color w:val="000000"/>
          <w:spacing w:val="24"/>
          <w:sz w:val="16"/>
          <w:szCs w:val="16"/>
          <w:shd w:val="clear" w:fill="FFFFFF"/>
        </w:rPr>
        <w:t>：</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我们修改样式，一定要看该标签有没有被选中</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如果选中了，那么以上面的公式来计权重。谁大听谁的。</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如果没有选中，那么权重是0，因为继承的权重为0.</w:t>
      </w:r>
    </w:p>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盒子模型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css学习三大重点：</w:t>
      </w:r>
      <w:r>
        <w:rPr>
          <w:rFonts w:hint="eastAsia" w:ascii="黑体" w:hAnsi="黑体" w:eastAsia="黑体" w:cs="黑体"/>
          <w:b/>
          <w:bCs/>
          <w:i w:val="0"/>
          <w:iCs w:val="0"/>
          <w:caps w:val="0"/>
          <w:color w:val="FF502C"/>
          <w:spacing w:val="24"/>
          <w:sz w:val="19"/>
          <w:szCs w:val="19"/>
          <w:shd w:val="clear" w:fill="FFFFFF"/>
        </w:rPr>
        <w:t> css 盒子模型 </w:t>
      </w:r>
      <w:r>
        <w:rPr>
          <w:rFonts w:hint="eastAsia" w:ascii="黑体" w:hAnsi="黑体" w:eastAsia="黑体" w:cs="黑体"/>
          <w:i w:val="0"/>
          <w:iCs w:val="0"/>
          <w:caps w:val="0"/>
          <w:color w:val="000000"/>
          <w:spacing w:val="24"/>
          <w:sz w:val="16"/>
          <w:szCs w:val="16"/>
          <w:shd w:val="clear" w:fill="FFFFFF"/>
        </w:rPr>
        <w:t>、</w:t>
      </w:r>
      <w:r>
        <w:rPr>
          <w:rFonts w:hint="eastAsia" w:ascii="黑体" w:hAnsi="黑体" w:eastAsia="黑体" w:cs="黑体"/>
          <w:b/>
          <w:bCs/>
          <w:i w:val="0"/>
          <w:iCs w:val="0"/>
          <w:caps w:val="0"/>
          <w:color w:val="FF502C"/>
          <w:spacing w:val="24"/>
          <w:sz w:val="19"/>
          <w:szCs w:val="19"/>
          <w:shd w:val="clear" w:fill="FFFFFF"/>
        </w:rPr>
        <w:t> 浮动 </w:t>
      </w:r>
      <w:r>
        <w:rPr>
          <w:rFonts w:hint="eastAsia" w:ascii="黑体" w:hAnsi="黑体" w:eastAsia="黑体" w:cs="黑体"/>
          <w:i w:val="0"/>
          <w:iCs w:val="0"/>
          <w:caps w:val="0"/>
          <w:color w:val="000000"/>
          <w:spacing w:val="24"/>
          <w:sz w:val="16"/>
          <w:szCs w:val="16"/>
          <w:shd w:val="clear" w:fill="FFFFFF"/>
        </w:rPr>
        <w:t>、</w:t>
      </w:r>
      <w:r>
        <w:rPr>
          <w:rFonts w:hint="eastAsia" w:ascii="黑体" w:hAnsi="黑体" w:eastAsia="黑体" w:cs="黑体"/>
          <w:b/>
          <w:bCs/>
          <w:i w:val="0"/>
          <w:iCs w:val="0"/>
          <w:caps w:val="0"/>
          <w:color w:val="FF502C"/>
          <w:spacing w:val="24"/>
          <w:sz w:val="19"/>
          <w:szCs w:val="19"/>
          <w:shd w:val="clear" w:fill="FFFFFF"/>
        </w:rPr>
        <w:t> 定位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网页布局的本质</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首先利用CSS设置好盒子的大小，然后摆放盒子的位置。</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最后把网页元素比如文字图片等等，放入盒子里面。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1. 盒子模型(Box Model)</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盒子模型就是把HTML页面中的布局元素看作是一个矩形的盒子，也就是一个盛装内容的容器。</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盒子模型由元素的内容、边框（border）、内边距（padding）、和外边距（margin）组成。</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盒子里面的文字和图片等元素是 内容区域</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盒子的厚度 我们称为为盒子的边框</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盒子内容与边框的距离是内边距</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盒子与盒子之间的距离是外边距</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W3c标准盒子模型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标准 w3c 盒子模型的范围包括 margin、border、padding、content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当设置为</w:t>
      </w:r>
      <w:r>
        <w:rPr>
          <w:rFonts w:hint="eastAsia" w:ascii="黑体" w:hAnsi="黑体" w:eastAsia="黑体" w:cs="黑体"/>
          <w:b/>
          <w:bCs/>
          <w:i w:val="0"/>
          <w:iCs w:val="0"/>
          <w:caps w:val="0"/>
          <w:color w:val="FF502C"/>
          <w:spacing w:val="24"/>
          <w:sz w:val="19"/>
          <w:szCs w:val="19"/>
          <w:shd w:val="clear" w:fill="FFFFFF"/>
        </w:rPr>
        <w:t>box-sizing: content-box;</w:t>
      </w:r>
      <w:r>
        <w:rPr>
          <w:rFonts w:hint="eastAsia" w:ascii="黑体" w:hAnsi="黑体" w:eastAsia="黑体" w:cs="黑体"/>
          <w:i w:val="0"/>
          <w:iCs w:val="0"/>
          <w:caps w:val="0"/>
          <w:color w:val="000000"/>
          <w:spacing w:val="24"/>
          <w:sz w:val="16"/>
          <w:szCs w:val="16"/>
          <w:shd w:val="clear" w:fill="FFFFFF"/>
        </w:rPr>
        <w:t>时，将采用标准模式解析计算，也是默认模式；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2"/>
          <w:rFonts w:hint="eastAsia" w:ascii="黑体" w:hAnsi="黑体" w:eastAsia="黑体" w:cs="黑体"/>
          <w:b/>
          <w:bCs/>
          <w:i w:val="0"/>
          <w:iCs w:val="0"/>
          <w:caps w:val="0"/>
          <w:color w:val="916DD5"/>
          <w:spacing w:val="24"/>
          <w:sz w:val="16"/>
          <w:szCs w:val="16"/>
          <w:shd w:val="clear" w:fill="FFFFFF"/>
        </w:rPr>
        <w:t>内盒尺寸计算(元素实际大小)</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宽度：Element Height = content height + padding + border （Height为内容高度）</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高度：Element  Width = content width + padding + border （Width为内容宽度）</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盒子的实际大小：</w:t>
      </w:r>
      <w:r>
        <w:rPr>
          <w:rStyle w:val="11"/>
          <w:rFonts w:hint="eastAsia" w:ascii="黑体" w:hAnsi="黑体" w:eastAsia="黑体" w:cs="黑体"/>
          <w:i w:val="0"/>
          <w:iCs w:val="0"/>
          <w:caps w:val="0"/>
          <w:color w:val="000000"/>
          <w:spacing w:val="24"/>
          <w:sz w:val="18"/>
          <w:szCs w:val="18"/>
          <w:shd w:val="clear" w:fill="FFFFFF"/>
        </w:rPr>
        <w:t>内容的宽度和高度 +  内边距   +  边框  </w:t>
      </w:r>
      <w:r>
        <w:rPr>
          <w:rFonts w:hint="eastAsia" w:ascii="黑体" w:hAnsi="黑体" w:eastAsia="黑体" w:cs="黑体"/>
          <w:i w:val="0"/>
          <w:iCs w:val="0"/>
          <w:caps w:val="0"/>
          <w:color w:val="000000"/>
          <w:spacing w:val="24"/>
          <w:sz w:val="18"/>
          <w:szCs w:val="18"/>
          <w:shd w:val="clear" w:fill="FFFFFF"/>
        </w:rPr>
        <w:drawing>
          <wp:inline distT="0" distB="0" distL="114300" distR="114300">
            <wp:extent cx="2257425" cy="1628775"/>
            <wp:effectExtent l="0" t="0" r="13335" b="1905"/>
            <wp:docPr id="14" name="图片 1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descr="IMG_265"/>
                    <pic:cNvPicPr>
                      <a:picLocks noChangeAspect="1"/>
                    </pic:cNvPicPr>
                  </pic:nvPicPr>
                  <pic:blipFill>
                    <a:blip r:embed="rId13"/>
                    <a:stretch>
                      <a:fillRect/>
                    </a:stretch>
                  </pic:blipFill>
                  <pic:spPr>
                    <a:xfrm>
                      <a:off x="0" y="0"/>
                      <a:ext cx="2257425" cy="1628775"/>
                    </a:xfrm>
                    <a:prstGeom prst="rect">
                      <a:avLst/>
                    </a:prstGeom>
                    <a:noFill/>
                    <a:ln w="9525">
                      <a:noFill/>
                    </a:ln>
                  </pic:spPr>
                </pic:pic>
              </a:graphicData>
            </a:graphic>
          </wp:inline>
        </w:drawing>
      </w:r>
      <w:r>
        <w:rPr>
          <w:rStyle w:val="11"/>
          <w:rFonts w:hint="eastAsia" w:ascii="黑体" w:hAnsi="黑体" w:eastAsia="黑体" w:cs="黑体"/>
          <w:i w:val="0"/>
          <w:iCs w:val="0"/>
          <w:caps w:val="0"/>
          <w:color w:val="000000"/>
          <w:spacing w:val="24"/>
          <w:sz w:val="18"/>
          <w:szCs w:val="18"/>
          <w:shd w:val="clear" w:fill="FFFFFF"/>
        </w:rPr>
        <w:t>IE盒子模型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IE 盒子模型的 content 部分包含了 border 和 pading</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当设置为</w:t>
      </w:r>
      <w:r>
        <w:rPr>
          <w:rFonts w:hint="eastAsia" w:ascii="黑体" w:hAnsi="黑体" w:eastAsia="黑体" w:cs="黑体"/>
          <w:b/>
          <w:bCs/>
          <w:i w:val="0"/>
          <w:iCs w:val="0"/>
          <w:caps w:val="0"/>
          <w:color w:val="FF502C"/>
          <w:spacing w:val="24"/>
          <w:sz w:val="19"/>
          <w:szCs w:val="19"/>
          <w:shd w:val="clear" w:fill="FFFFFF"/>
        </w:rPr>
        <w:t>box-sizing: border-box</w:t>
      </w:r>
      <w:r>
        <w:rPr>
          <w:rFonts w:hint="eastAsia" w:ascii="黑体" w:hAnsi="黑体" w:eastAsia="黑体" w:cs="黑体"/>
          <w:i w:val="0"/>
          <w:iCs w:val="0"/>
          <w:caps w:val="0"/>
          <w:color w:val="000000"/>
          <w:spacing w:val="24"/>
          <w:sz w:val="16"/>
          <w:szCs w:val="16"/>
          <w:shd w:val="clear" w:fill="FFFFFF"/>
        </w:rPr>
        <w:t>时，将采用</w:t>
      </w:r>
      <w:r>
        <w:rPr>
          <w:rFonts w:hint="eastAsia" w:ascii="黑体" w:hAnsi="黑体" w:eastAsia="黑体" w:cs="黑体"/>
          <w:b/>
          <w:bCs/>
          <w:i w:val="0"/>
          <w:iCs w:val="0"/>
          <w:caps w:val="0"/>
          <w:color w:val="FF502C"/>
          <w:spacing w:val="24"/>
          <w:sz w:val="19"/>
          <w:szCs w:val="19"/>
          <w:shd w:val="clear" w:fill="FFFFFF"/>
        </w:rPr>
        <w:t>怪异模式</w:t>
      </w:r>
      <w:r>
        <w:rPr>
          <w:rFonts w:hint="eastAsia" w:ascii="黑体" w:hAnsi="黑体" w:eastAsia="黑体" w:cs="黑体"/>
          <w:i w:val="0"/>
          <w:iCs w:val="0"/>
          <w:caps w:val="0"/>
          <w:color w:val="000000"/>
          <w:spacing w:val="24"/>
          <w:sz w:val="16"/>
          <w:szCs w:val="16"/>
          <w:shd w:val="clear" w:fill="FFFFFF"/>
        </w:rPr>
        <w:t>解析计算；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2. 盒子边框(border)</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919"/>
        <w:gridCol w:w="4963"/>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border-width</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定义边框粗细，单位是px</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border-style</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边框的样式</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border-color</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Fonts w:hint="eastAsia" w:ascii="黑体" w:hAnsi="黑体" w:eastAsia="黑体" w:cs="黑体"/>
                <w:kern w:val="0"/>
                <w:sz w:val="16"/>
                <w:szCs w:val="16"/>
                <w:lang w:val="en-US" w:eastAsia="zh-CN" w:bidi="ar"/>
              </w:rPr>
              <w:t>边框颜色</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边框的样式：</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none：没有边框即忽略所有边框的宽度（默认值）</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solid：边框为单实线</w:t>
      </w:r>
      <w:r>
        <w:rPr>
          <w:rFonts w:hint="eastAsia" w:ascii="黑体" w:hAnsi="黑体" w:eastAsia="黑体" w:cs="黑体"/>
          <w:i w:val="0"/>
          <w:iCs w:val="0"/>
          <w:caps w:val="0"/>
          <w:color w:val="000000"/>
          <w:spacing w:val="24"/>
          <w:sz w:val="18"/>
          <w:szCs w:val="18"/>
          <w:shd w:val="clear" w:fill="FFFFFF"/>
        </w:rPr>
        <w:t>(最为常用的)</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dashed：边框为虚线</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dotted：边框为点线</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边框综合设置</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border</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border-width</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border-style</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border-color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border</w:t>
      </w:r>
      <w:r>
        <w:rPr>
          <w:rStyle w:val="12"/>
          <w:rFonts w:hint="eastAsia" w:ascii="黑体" w:hAnsi="黑体" w:eastAsia="黑体" w:cs="黑体"/>
          <w:i w:val="0"/>
          <w:iCs w:val="0"/>
          <w:caps w:val="0"/>
          <w:color w:val="000000"/>
          <w:spacing w:val="24"/>
          <w:sz w:val="14"/>
          <w:szCs w:val="14"/>
          <w:shd w:val="clear" w:fill="FFFFFF"/>
        </w:rPr>
        <w:t>: 1</w:t>
      </w:r>
      <w:r>
        <w:rPr>
          <w:rStyle w:val="12"/>
          <w:rFonts w:hint="eastAsia" w:ascii="黑体" w:hAnsi="黑体" w:eastAsia="黑体" w:cs="黑体"/>
          <w:i w:val="0"/>
          <w:iCs w:val="0"/>
          <w:caps w:val="0"/>
          <w:color w:val="AA0D91"/>
          <w:spacing w:val="24"/>
          <w:sz w:val="14"/>
          <w:szCs w:val="14"/>
          <w:shd w:val="clear" w:fill="FFFFFF"/>
        </w:rPr>
        <w:t>px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solid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red</w:t>
      </w:r>
      <w:r>
        <w:rPr>
          <w:rStyle w:val="12"/>
          <w:rFonts w:hint="eastAsia" w:ascii="黑体" w:hAnsi="黑体" w:eastAsia="黑体" w:cs="黑体"/>
          <w:i w:val="0"/>
          <w:iCs w:val="0"/>
          <w:caps w:val="0"/>
          <w:color w:val="000000"/>
          <w:spacing w:val="24"/>
          <w:sz w:val="14"/>
          <w:szCs w:val="14"/>
          <w:shd w:val="clear" w:fill="FFFFFF"/>
        </w:rPr>
        <w:t>;  没有顺序要求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盒子边框写法总结表：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很多情况下，我们不需要指定4个边框，我们是可以单独给4个边框分别指定的。</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79"/>
        <w:gridCol w:w="2062"/>
        <w:gridCol w:w="1940"/>
        <w:gridCol w:w="2001"/>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上边框</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下边框</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左边框</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右边框</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border-top-style:样式;</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border-bottom-style:样式;</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border-left-style:样式;</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border-right-style:样式;</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border-top-width:宽度;</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 bottom-width:宽度;</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border-left-width:宽度;</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border-right-width:宽度;</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border-top-color:颜色;</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 bottom-color:颜色;</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border-left-color:颜色;</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border-right-color:颜色;</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border-top:宽度 样式 颜色;</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border-bottom:宽度 样式 颜色;</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border-left:宽度 样式 颜色;</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border-right:宽度 样式 颜色;</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表格的细线边框：</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2057400" cy="657225"/>
            <wp:effectExtent l="0" t="0" r="0" b="13335"/>
            <wp:docPr id="13" name="图片 1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66"/>
                    <pic:cNvPicPr>
                      <a:picLocks noChangeAspect="1"/>
                    </pic:cNvPicPr>
                  </pic:nvPicPr>
                  <pic:blipFill>
                    <a:blip r:embed="rId14"/>
                    <a:stretch>
                      <a:fillRect/>
                    </a:stretch>
                  </pic:blipFill>
                  <pic:spPr>
                    <a:xfrm>
                      <a:off x="0" y="0"/>
                      <a:ext cx="2057400" cy="657225"/>
                    </a:xfrm>
                    <a:prstGeom prst="rect">
                      <a:avLst/>
                    </a:prstGeom>
                    <a:noFill/>
                    <a:ln w="9525">
                      <a:noFill/>
                    </a:ln>
                  </pic:spPr>
                </pic:pic>
              </a:graphicData>
            </a:graphic>
          </wp:inline>
        </w:drawing>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通过表格的</w:t>
      </w:r>
      <w:r>
        <w:rPr>
          <w:rStyle w:val="12"/>
          <w:rFonts w:hint="eastAsia" w:ascii="黑体" w:hAnsi="黑体" w:eastAsia="黑体" w:cs="黑体"/>
          <w:b/>
          <w:bCs/>
          <w:i w:val="0"/>
          <w:iCs w:val="0"/>
          <w:caps w:val="0"/>
          <w:color w:val="916DD5"/>
          <w:spacing w:val="24"/>
          <w:sz w:val="18"/>
          <w:szCs w:val="18"/>
          <w:shd w:val="clear" w:fill="FFFFFF"/>
        </w:rPr>
        <w:t>cellspacing="0"</w:t>
      </w:r>
      <w:r>
        <w:rPr>
          <w:rFonts w:hint="eastAsia" w:ascii="黑体" w:hAnsi="黑体" w:eastAsia="黑体" w:cs="黑体"/>
          <w:i w:val="0"/>
          <w:iCs w:val="0"/>
          <w:caps w:val="0"/>
          <w:color w:val="000000"/>
          <w:spacing w:val="24"/>
          <w:sz w:val="18"/>
          <w:szCs w:val="18"/>
          <w:shd w:val="clear" w:fill="FFFFFF"/>
        </w:rPr>
        <w:t>,将单元格与单元格之间的距离设置为0，</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但是两个单元格之间的边框会出现重叠，从而使边框变粗</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通过css属性：</w:t>
      </w:r>
      <w:r>
        <w:rPr>
          <w:rFonts w:hint="eastAsia" w:ascii="黑体" w:hAnsi="黑体" w:eastAsia="黑体" w:cs="黑体"/>
          <w:b/>
          <w:bCs/>
          <w:i w:val="0"/>
          <w:iCs w:val="0"/>
          <w:caps w:val="0"/>
          <w:color w:val="FF502C"/>
          <w:spacing w:val="24"/>
          <w:sz w:val="19"/>
          <w:szCs w:val="19"/>
          <w:shd w:val="clear" w:fill="FFFFFF"/>
        </w:rPr>
        <w:t>table{ border-collapse:collapse; }  </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collapse</w:t>
      </w:r>
      <w:r>
        <w:rPr>
          <w:rFonts w:hint="eastAsia" w:ascii="黑体" w:hAnsi="黑体" w:eastAsia="黑体" w:cs="黑体"/>
          <w:i w:val="0"/>
          <w:iCs w:val="0"/>
          <w:caps w:val="0"/>
          <w:color w:val="000000"/>
          <w:spacing w:val="24"/>
          <w:sz w:val="18"/>
          <w:szCs w:val="18"/>
          <w:shd w:val="clear" w:fill="FFFFFF"/>
        </w:rPr>
        <w:t> 单词是合并的意思,</w:t>
      </w:r>
      <w:r>
        <w:rPr>
          <w:rStyle w:val="12"/>
          <w:rFonts w:hint="eastAsia" w:ascii="黑体" w:hAnsi="黑体" w:eastAsia="黑体" w:cs="黑体"/>
          <w:b/>
          <w:bCs/>
          <w:i w:val="0"/>
          <w:iCs w:val="0"/>
          <w:caps w:val="0"/>
          <w:color w:val="916DD5"/>
          <w:spacing w:val="24"/>
          <w:sz w:val="18"/>
          <w:szCs w:val="18"/>
          <w:shd w:val="clear" w:fill="FFFFFF"/>
        </w:rPr>
        <w:t>border-collapse: collapse;</w:t>
      </w:r>
      <w:r>
        <w:rPr>
          <w:rFonts w:hint="eastAsia" w:ascii="黑体" w:hAnsi="黑体" w:eastAsia="黑体" w:cs="黑体"/>
          <w:i w:val="0"/>
          <w:iCs w:val="0"/>
          <w:caps w:val="0"/>
          <w:color w:val="000000"/>
          <w:spacing w:val="24"/>
          <w:sz w:val="18"/>
          <w:szCs w:val="18"/>
          <w:shd w:val="clear" w:fill="FFFFFF"/>
        </w:rPr>
        <w:t>表示相邻边框合并在一起。</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&lt;style&gt;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table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width</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500px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300px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1px</w:t>
      </w:r>
      <w:r>
        <w:rPr>
          <w:rStyle w:val="12"/>
          <w:rFonts w:hint="eastAsia" w:ascii="黑体" w:hAnsi="黑体" w:eastAsia="黑体" w:cs="黑体"/>
          <w:i w:val="0"/>
          <w:iCs w:val="0"/>
          <w:caps w:val="0"/>
          <w:color w:val="000000"/>
          <w:spacing w:val="24"/>
          <w:sz w:val="14"/>
          <w:szCs w:val="14"/>
          <w:shd w:val="clear" w:fill="FFFFFF"/>
        </w:rPr>
        <w:t> solid red;</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1px</w:t>
      </w:r>
      <w:r>
        <w:rPr>
          <w:rStyle w:val="12"/>
          <w:rFonts w:hint="eastAsia" w:ascii="黑体" w:hAnsi="黑体" w:eastAsia="黑体" w:cs="黑体"/>
          <w:i w:val="0"/>
          <w:iCs w:val="0"/>
          <w:caps w:val="0"/>
          <w:color w:val="000000"/>
          <w:spacing w:val="24"/>
          <w:sz w:val="14"/>
          <w:szCs w:val="14"/>
          <w:shd w:val="clear" w:fill="FFFFFF"/>
        </w:rPr>
        <w:t> solid red;</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text-align</w:t>
      </w:r>
      <w:r>
        <w:rPr>
          <w:rStyle w:val="12"/>
          <w:rFonts w:hint="eastAsia" w:ascii="黑体" w:hAnsi="黑体" w:eastAsia="黑体" w:cs="黑体"/>
          <w:i w:val="0"/>
          <w:iCs w:val="0"/>
          <w:caps w:val="0"/>
          <w:color w:val="000000"/>
          <w:spacing w:val="24"/>
          <w:sz w:val="14"/>
          <w:szCs w:val="14"/>
          <w:shd w:val="clear" w:fill="FFFFFF"/>
        </w:rPr>
        <w:t>: center;</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table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border-collapse</w:t>
      </w:r>
      <w:r>
        <w:rPr>
          <w:rStyle w:val="12"/>
          <w:rFonts w:hint="eastAsia" w:ascii="黑体" w:hAnsi="黑体" w:eastAsia="黑体" w:cs="黑体"/>
          <w:i w:val="0"/>
          <w:iCs w:val="0"/>
          <w:caps w:val="0"/>
          <w:color w:val="000000"/>
          <w:spacing w:val="24"/>
          <w:sz w:val="14"/>
          <w:szCs w:val="14"/>
          <w:shd w:val="clear" w:fill="FFFFFF"/>
        </w:rPr>
        <w:t>: collapse;  </w:t>
      </w:r>
      <w:r>
        <w:rPr>
          <w:rStyle w:val="12"/>
          <w:rFonts w:hint="eastAsia" w:ascii="黑体" w:hAnsi="黑体" w:eastAsia="黑体" w:cs="黑体"/>
          <w:i w:val="0"/>
          <w:iCs w:val="0"/>
          <w:caps w:val="0"/>
          <w:color w:val="007400"/>
          <w:spacing w:val="24"/>
          <w:sz w:val="14"/>
          <w:szCs w:val="14"/>
          <w:shd w:val="clear" w:fill="FFFFFF"/>
        </w:rPr>
        <w:t>/*合并相邻边框*/</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&lt;/style&gt;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2. 内边距(padding)</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padding属性用于设置内边距。是指</w:t>
      </w:r>
      <w:r>
        <w:rPr>
          <w:rFonts w:hint="eastAsia" w:ascii="黑体" w:hAnsi="黑体" w:eastAsia="黑体" w:cs="黑体"/>
          <w:b/>
          <w:bCs/>
          <w:i w:val="0"/>
          <w:iCs w:val="0"/>
          <w:caps w:val="0"/>
          <w:color w:val="FF502C"/>
          <w:spacing w:val="24"/>
          <w:sz w:val="19"/>
          <w:szCs w:val="19"/>
          <w:shd w:val="clear" w:fill="FFFFFF"/>
        </w:rPr>
        <w:t>边框与内容之间的距离</w:t>
      </w:r>
      <w:r>
        <w:rPr>
          <w:rFonts w:hint="eastAsia" w:ascii="黑体" w:hAnsi="黑体" w:eastAsia="黑体" w:cs="黑体"/>
          <w:i w:val="0"/>
          <w:iCs w:val="0"/>
          <w:caps w:val="0"/>
          <w:color w:val="000000"/>
          <w:spacing w:val="24"/>
          <w:sz w:val="16"/>
          <w:szCs w:val="16"/>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设置</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785"/>
        <w:gridCol w:w="3097"/>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padding-left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左内边距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padding-right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右内边距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padding-top</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上内边距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padding-bottom</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下内边距</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padding简写</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25"/>
        <w:gridCol w:w="6457"/>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值的个数</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表达意思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1个值</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padding：上下左右内边距;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2个值</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 上下内边距    左右内边距 ；</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3个值</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padding：上内边距   左右内边距   下内边距；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4个值</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padding: 上内边距 右内边距 下内边距 左内边距 ；</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当我们给盒子指定padding值之后， 发生了2件事情：</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内容和边框 有了距离，添加了内边距。</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盒子会</w:t>
      </w:r>
      <w:r>
        <w:rPr>
          <w:rFonts w:hint="eastAsia" w:ascii="黑体" w:hAnsi="黑体" w:eastAsia="黑体" w:cs="黑体"/>
          <w:b/>
          <w:bCs/>
          <w:i w:val="0"/>
          <w:iCs w:val="0"/>
          <w:caps w:val="0"/>
          <w:color w:val="FF502C"/>
          <w:spacing w:val="24"/>
          <w:sz w:val="19"/>
          <w:szCs w:val="19"/>
          <w:shd w:val="clear" w:fill="FFFFFF"/>
        </w:rPr>
        <w:t>变大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解决措施：</w:t>
      </w:r>
      <w:r>
        <w:rPr>
          <w:rFonts w:hint="eastAsia" w:ascii="黑体" w:hAnsi="黑体" w:eastAsia="黑体" w:cs="黑体"/>
          <w:i w:val="0"/>
          <w:iCs w:val="0"/>
          <w:caps w:val="0"/>
          <w:color w:val="000000"/>
          <w:spacing w:val="24"/>
          <w:sz w:val="16"/>
          <w:szCs w:val="16"/>
          <w:shd w:val="clear" w:fill="FFFFFF"/>
        </w:rPr>
        <w:t>通过给设置了宽高的盒子，减去相应的内边距的值，维持盒子原有的大小。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padding不影响盒子大小情况：</w:t>
      </w:r>
      <w:r>
        <w:rPr>
          <w:rFonts w:hint="eastAsia" w:ascii="黑体" w:hAnsi="黑体" w:eastAsia="黑体" w:cs="黑体"/>
          <w:i w:val="0"/>
          <w:iCs w:val="0"/>
          <w:caps w:val="0"/>
          <w:color w:val="000000"/>
          <w:spacing w:val="24"/>
          <w:sz w:val="16"/>
          <w:szCs w:val="16"/>
          <w:shd w:val="clear" w:fill="FFFFFF"/>
        </w:rPr>
        <w:t>如果没有给一个盒子</w:t>
      </w:r>
      <w:r>
        <w:rPr>
          <w:rFonts w:hint="eastAsia" w:ascii="黑体" w:hAnsi="黑体" w:eastAsia="黑体" w:cs="黑体"/>
          <w:b/>
          <w:bCs/>
          <w:i w:val="0"/>
          <w:iCs w:val="0"/>
          <w:caps w:val="0"/>
          <w:color w:val="FF502C"/>
          <w:spacing w:val="24"/>
          <w:sz w:val="19"/>
          <w:szCs w:val="19"/>
          <w:shd w:val="clear" w:fill="FFFFFF"/>
        </w:rPr>
        <w:t>指定宽度</w:t>
      </w:r>
      <w:r>
        <w:rPr>
          <w:rFonts w:hint="eastAsia" w:ascii="黑体" w:hAnsi="黑体" w:eastAsia="黑体" w:cs="黑体"/>
          <w:i w:val="0"/>
          <w:iCs w:val="0"/>
          <w:caps w:val="0"/>
          <w:color w:val="000000"/>
          <w:spacing w:val="24"/>
          <w:sz w:val="16"/>
          <w:szCs w:val="16"/>
          <w:shd w:val="clear" w:fill="FFFFFF"/>
        </w:rPr>
        <w:t>， 此时，如果给这个盒子指定padding， 则不会撑开盒子。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3. 外边距（margin）</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margin属性用于设置外边距。margin就是控制</w:t>
      </w:r>
      <w:r>
        <w:rPr>
          <w:rStyle w:val="12"/>
          <w:rFonts w:hint="eastAsia" w:ascii="黑体" w:hAnsi="黑体" w:eastAsia="黑体" w:cs="黑体"/>
          <w:b/>
          <w:bCs/>
          <w:i w:val="0"/>
          <w:iCs w:val="0"/>
          <w:caps w:val="0"/>
          <w:color w:val="916DD5"/>
          <w:spacing w:val="24"/>
          <w:sz w:val="16"/>
          <w:szCs w:val="16"/>
          <w:shd w:val="clear" w:fill="FFFFFF"/>
        </w:rPr>
        <w:t>盒子和盒子之间的距离</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设置</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671"/>
        <w:gridCol w:w="3211"/>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作用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margin-left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左外边距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margin-right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右外边距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margin-top</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上外边距</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margin-bottom</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下外边距</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margin值的简写 （复合写法）代表意思  跟 padding 完全相同。</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块级盒子水平居中</w:t>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盒子必须</w:t>
      </w:r>
      <w:r>
        <w:rPr>
          <w:rFonts w:hint="eastAsia" w:ascii="黑体" w:hAnsi="黑体" w:eastAsia="黑体" w:cs="黑体"/>
          <w:b/>
          <w:bCs/>
          <w:i w:val="0"/>
          <w:iCs w:val="0"/>
          <w:caps w:val="0"/>
          <w:color w:val="FF502C"/>
          <w:spacing w:val="24"/>
          <w:sz w:val="19"/>
          <w:szCs w:val="19"/>
          <w:shd w:val="clear" w:fill="FFFFFF"/>
        </w:rPr>
        <w:t>指定宽度（width）</w:t>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然后就给</w:t>
      </w:r>
      <w:r>
        <w:rPr>
          <w:rFonts w:hint="eastAsia" w:ascii="黑体" w:hAnsi="黑体" w:eastAsia="黑体" w:cs="黑体"/>
          <w:b/>
          <w:bCs/>
          <w:i w:val="0"/>
          <w:iCs w:val="0"/>
          <w:caps w:val="0"/>
          <w:color w:val="FF502C"/>
          <w:spacing w:val="24"/>
          <w:sz w:val="19"/>
          <w:szCs w:val="19"/>
          <w:shd w:val="clear" w:fill="FFFFFF"/>
        </w:rPr>
        <w:t>左右的外边距都设置为auto</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实际工作中常用这种方式进行网页布局，示例代码如下：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9B703F"/>
          <w:spacing w:val="24"/>
          <w:sz w:val="14"/>
          <w:szCs w:val="14"/>
          <w:shd w:val="clear" w:fill="FFFFFF"/>
        </w:rPr>
        <w:t>.header</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width</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960px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margin</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auto;}</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常见的写法，以下下三种都可以</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margin-left: auto;   margin-right: auto;</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margin: auto;</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margin: 0 auto;</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文字居中和盒子居中区别</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盒子内的文字水平居中是 </w:t>
      </w:r>
      <w:r>
        <w:rPr>
          <w:rFonts w:hint="eastAsia" w:ascii="黑体" w:hAnsi="黑体" w:eastAsia="黑体" w:cs="黑体"/>
          <w:b/>
          <w:bCs/>
          <w:i w:val="0"/>
          <w:iCs w:val="0"/>
          <w:caps w:val="0"/>
          <w:color w:val="FF502C"/>
          <w:spacing w:val="24"/>
          <w:sz w:val="19"/>
          <w:szCs w:val="19"/>
          <w:shd w:val="clear" w:fill="FFFFFF"/>
        </w:rPr>
        <w:t>text-align: center;</w:t>
      </w:r>
      <w:r>
        <w:rPr>
          <w:rFonts w:hint="eastAsia" w:ascii="黑体" w:hAnsi="黑体" w:eastAsia="黑体" w:cs="黑体"/>
          <w:i w:val="0"/>
          <w:iCs w:val="0"/>
          <w:caps w:val="0"/>
          <w:color w:val="000000"/>
          <w:spacing w:val="24"/>
          <w:sz w:val="18"/>
          <w:szCs w:val="18"/>
          <w:shd w:val="clear" w:fill="FFFFFF"/>
        </w:rPr>
        <w:t> 而且还可以让 </w:t>
      </w:r>
      <w:r>
        <w:rPr>
          <w:rFonts w:hint="eastAsia" w:ascii="黑体" w:hAnsi="黑体" w:eastAsia="黑体" w:cs="黑体"/>
          <w:b/>
          <w:bCs/>
          <w:i w:val="0"/>
          <w:iCs w:val="0"/>
          <w:caps w:val="0"/>
          <w:color w:val="FF502C"/>
          <w:spacing w:val="24"/>
          <w:sz w:val="19"/>
          <w:szCs w:val="19"/>
          <w:shd w:val="clear" w:fill="FFFFFF"/>
        </w:rPr>
        <w:t>行内元素</w:t>
      </w:r>
      <w:r>
        <w:rPr>
          <w:rFonts w:hint="eastAsia" w:ascii="黑体" w:hAnsi="黑体" w:eastAsia="黑体" w:cs="黑体"/>
          <w:i w:val="0"/>
          <w:iCs w:val="0"/>
          <w:caps w:val="0"/>
          <w:color w:val="000000"/>
          <w:spacing w:val="24"/>
          <w:sz w:val="18"/>
          <w:szCs w:val="18"/>
          <w:shd w:val="clear" w:fill="FFFFFF"/>
        </w:rPr>
        <w:t>和</w:t>
      </w:r>
      <w:r>
        <w:rPr>
          <w:rFonts w:hint="eastAsia" w:ascii="黑体" w:hAnsi="黑体" w:eastAsia="黑体" w:cs="黑体"/>
          <w:b/>
          <w:bCs/>
          <w:i w:val="0"/>
          <w:iCs w:val="0"/>
          <w:caps w:val="0"/>
          <w:color w:val="FF502C"/>
          <w:spacing w:val="24"/>
          <w:sz w:val="19"/>
          <w:szCs w:val="19"/>
          <w:shd w:val="clear" w:fill="FFFFFF"/>
        </w:rPr>
        <w:t>行内块</w:t>
      </w:r>
      <w:r>
        <w:rPr>
          <w:rFonts w:hint="eastAsia" w:ascii="黑体" w:hAnsi="黑体" w:eastAsia="黑体" w:cs="黑体"/>
          <w:i w:val="0"/>
          <w:iCs w:val="0"/>
          <w:caps w:val="0"/>
          <w:color w:val="000000"/>
          <w:spacing w:val="24"/>
          <w:sz w:val="18"/>
          <w:szCs w:val="18"/>
          <w:shd w:val="clear" w:fill="FFFFFF"/>
        </w:rPr>
        <w:t>居中对齐</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块级盒子水平居中  左右margin 改为 </w:t>
      </w:r>
      <w:r>
        <w:rPr>
          <w:rFonts w:hint="eastAsia" w:ascii="黑体" w:hAnsi="黑体" w:eastAsia="黑体" w:cs="黑体"/>
          <w:b/>
          <w:bCs/>
          <w:i w:val="0"/>
          <w:iCs w:val="0"/>
          <w:caps w:val="0"/>
          <w:color w:val="FF502C"/>
          <w:spacing w:val="24"/>
          <w:sz w:val="19"/>
          <w:szCs w:val="19"/>
          <w:shd w:val="clear" w:fill="FFFFFF"/>
        </w:rPr>
        <w:t>auto</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插入图片和背景图片区别</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插入图片</w:t>
      </w:r>
      <w:r>
        <w:rPr>
          <w:rFonts w:hint="eastAsia" w:ascii="黑体" w:hAnsi="黑体" w:eastAsia="黑体" w:cs="黑体"/>
          <w:i w:val="0"/>
          <w:iCs w:val="0"/>
          <w:caps w:val="0"/>
          <w:color w:val="000000"/>
          <w:spacing w:val="24"/>
          <w:sz w:val="18"/>
          <w:szCs w:val="18"/>
          <w:shd w:val="clear" w:fill="FFFFFF"/>
        </w:rPr>
        <w:t>我们用的最多 比如产品展示类  移动位置只能靠盒模型 padding margin</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背景图片</w:t>
      </w:r>
      <w:r>
        <w:rPr>
          <w:rFonts w:hint="eastAsia" w:ascii="黑体" w:hAnsi="黑体" w:eastAsia="黑体" w:cs="黑体"/>
          <w:i w:val="0"/>
          <w:iCs w:val="0"/>
          <w:caps w:val="0"/>
          <w:color w:val="000000"/>
          <w:spacing w:val="24"/>
          <w:sz w:val="18"/>
          <w:szCs w:val="18"/>
          <w:shd w:val="clear" w:fill="FFFFFF"/>
        </w:rPr>
        <w:t>我们一般用于</w:t>
      </w:r>
      <w:r>
        <w:rPr>
          <w:rFonts w:hint="eastAsia" w:ascii="黑体" w:hAnsi="黑体" w:eastAsia="黑体" w:cs="黑体"/>
          <w:b/>
          <w:bCs/>
          <w:i w:val="0"/>
          <w:iCs w:val="0"/>
          <w:caps w:val="0"/>
          <w:color w:val="FF502C"/>
          <w:spacing w:val="24"/>
          <w:sz w:val="19"/>
          <w:szCs w:val="19"/>
          <w:shd w:val="clear" w:fill="FFFFFF"/>
        </w:rPr>
        <w:t>小图标背景</w:t>
      </w:r>
      <w:r>
        <w:rPr>
          <w:rFonts w:hint="eastAsia" w:ascii="黑体" w:hAnsi="黑体" w:eastAsia="黑体" w:cs="黑体"/>
          <w:i w:val="0"/>
          <w:iCs w:val="0"/>
          <w:caps w:val="0"/>
          <w:color w:val="000000"/>
          <w:spacing w:val="24"/>
          <w:sz w:val="18"/>
          <w:szCs w:val="18"/>
          <w:shd w:val="clear" w:fill="FFFFFF"/>
        </w:rPr>
        <w:t>或者</w:t>
      </w:r>
      <w:r>
        <w:rPr>
          <w:rFonts w:hint="eastAsia" w:ascii="黑体" w:hAnsi="黑体" w:eastAsia="黑体" w:cs="黑体"/>
          <w:b/>
          <w:bCs/>
          <w:i w:val="0"/>
          <w:iCs w:val="0"/>
          <w:caps w:val="0"/>
          <w:color w:val="FF502C"/>
          <w:spacing w:val="24"/>
          <w:sz w:val="19"/>
          <w:szCs w:val="19"/>
          <w:shd w:val="clear" w:fill="FFFFFF"/>
        </w:rPr>
        <w:t>超大背景图片、背景图片</w:t>
      </w:r>
      <w:r>
        <w:rPr>
          <w:rFonts w:hint="eastAsia" w:ascii="黑体" w:hAnsi="黑体" w:eastAsia="黑体" w:cs="黑体"/>
          <w:i w:val="0"/>
          <w:iCs w:val="0"/>
          <w:caps w:val="0"/>
          <w:color w:val="000000"/>
          <w:spacing w:val="24"/>
          <w:sz w:val="18"/>
          <w:szCs w:val="18"/>
          <w:shd w:val="clear" w:fill="FFFFFF"/>
        </w:rPr>
        <w:t>，移动位置只能通过  background-position</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清除元素的默认内外边距</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行内元素为了照顾兼容性,尽量只设置左右内外边距，不要设置上下内外边距。</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padding</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清除内边距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margin</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清除外边距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4.外边距合并</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使用margin定义块元素的</w:t>
      </w:r>
      <w:r>
        <w:rPr>
          <w:rStyle w:val="11"/>
          <w:rFonts w:hint="eastAsia" w:ascii="黑体" w:hAnsi="黑体" w:eastAsia="黑体" w:cs="黑体"/>
          <w:i w:val="0"/>
          <w:iCs w:val="0"/>
          <w:caps w:val="0"/>
          <w:color w:val="916DD5"/>
          <w:spacing w:val="24"/>
          <w:sz w:val="16"/>
          <w:szCs w:val="16"/>
          <w:shd w:val="clear" w:fill="FFFFFF"/>
        </w:rPr>
        <w:t>「垂直外边距」</w:t>
      </w:r>
      <w:r>
        <w:rPr>
          <w:rFonts w:hint="eastAsia" w:ascii="黑体" w:hAnsi="黑体" w:eastAsia="黑体" w:cs="黑体"/>
          <w:i w:val="0"/>
          <w:iCs w:val="0"/>
          <w:caps w:val="0"/>
          <w:color w:val="000000"/>
          <w:spacing w:val="24"/>
          <w:sz w:val="16"/>
          <w:szCs w:val="16"/>
          <w:shd w:val="clear" w:fill="FFFFFF"/>
        </w:rPr>
        <w:t>时，可能会出现外边距的合并。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19"/>
          <w:szCs w:val="19"/>
        </w:rPr>
      </w:pPr>
      <w:r>
        <w:rPr>
          <w:rFonts w:hint="eastAsia" w:ascii="黑体" w:hAnsi="黑体" w:eastAsia="黑体" w:cs="黑体"/>
          <w:b/>
          <w:bCs/>
          <w:i w:val="0"/>
          <w:iCs w:val="0"/>
          <w:caps w:val="0"/>
          <w:color w:val="000000"/>
          <w:spacing w:val="24"/>
          <w:sz w:val="19"/>
          <w:szCs w:val="19"/>
          <w:shd w:val="clear" w:fill="FFFFFF"/>
        </w:rPr>
        <w:t>(1). 相邻块元素垂直外边距的合并</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当上下相邻的两个块元素相遇时，如果上面的元素有下外边距margin-bottom</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下面的元素有上外边距margin-top，则他们之间的垂直间距不是margin-bottom与margin-top之和</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1"/>
          <w:rFonts w:hint="eastAsia" w:ascii="黑体" w:hAnsi="黑体" w:eastAsia="黑体" w:cs="黑体"/>
          <w:i w:val="0"/>
          <w:iCs w:val="0"/>
          <w:caps w:val="0"/>
          <w:color w:val="916DD5"/>
          <w:spacing w:val="24"/>
          <w:sz w:val="18"/>
          <w:szCs w:val="18"/>
          <w:shd w:val="clear" w:fill="FFFFFF"/>
        </w:rPr>
        <w:t>「取两个值中的较大者」</w:t>
      </w:r>
      <w:r>
        <w:rPr>
          <w:rFonts w:hint="eastAsia" w:ascii="黑体" w:hAnsi="黑体" w:eastAsia="黑体" w:cs="黑体"/>
          <w:i w:val="0"/>
          <w:iCs w:val="0"/>
          <w:caps w:val="0"/>
          <w:color w:val="000000"/>
          <w:spacing w:val="24"/>
          <w:sz w:val="18"/>
          <w:szCs w:val="18"/>
          <w:shd w:val="clear" w:fill="FFFFFF"/>
        </w:rPr>
        <w:t>这种现象被称为相邻块元素垂直外边距的合并（也称外边距塌陷）。</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4800600" cy="2943225"/>
            <wp:effectExtent l="0" t="0" r="0" b="13335"/>
            <wp:docPr id="15" name="图片 1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IMG_267"/>
                    <pic:cNvPicPr>
                      <a:picLocks noChangeAspect="1"/>
                    </pic:cNvPicPr>
                  </pic:nvPicPr>
                  <pic:blipFill>
                    <a:blip r:embed="rId15"/>
                    <a:stretch>
                      <a:fillRect/>
                    </a:stretch>
                  </pic:blipFill>
                  <pic:spPr>
                    <a:xfrm>
                      <a:off x="0" y="0"/>
                      <a:ext cx="4800600" cy="2943225"/>
                    </a:xfrm>
                    <a:prstGeom prst="rect">
                      <a:avLst/>
                    </a:prstGeom>
                    <a:noFill/>
                    <a:ln w="9525">
                      <a:noFill/>
                    </a:ln>
                  </pic:spPr>
                </pic:pic>
              </a:graphicData>
            </a:graphic>
          </wp:inline>
        </w:drawing>
      </w:r>
      <w:r>
        <w:rPr>
          <w:rStyle w:val="11"/>
          <w:rFonts w:hint="eastAsia" w:ascii="黑体" w:hAnsi="黑体" w:eastAsia="黑体" w:cs="黑体"/>
          <w:i w:val="0"/>
          <w:iCs w:val="0"/>
          <w:caps w:val="0"/>
          <w:color w:val="916DD5"/>
          <w:spacing w:val="24"/>
          <w:sz w:val="16"/>
          <w:szCs w:val="16"/>
          <w:shd w:val="clear" w:fill="FFFFFF"/>
        </w:rPr>
        <w:t>「解决方案：尽量给只给一个盒子添加margin值」</w:t>
      </w:r>
      <w:r>
        <w:rPr>
          <w:rFonts w:hint="eastAsia" w:ascii="黑体" w:hAnsi="黑体" w:eastAsia="黑体" w:cs="黑体"/>
          <w:i w:val="0"/>
          <w:iCs w:val="0"/>
          <w:caps w:val="0"/>
          <w:color w:val="000000"/>
          <w:spacing w:val="24"/>
          <w:sz w:val="16"/>
          <w:szCs w:val="16"/>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(2). 嵌套块元素垂直外边距的合并（塌陷）</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对于两个嵌套关系的块元素，如果父元素没有</w:t>
      </w:r>
      <w:r>
        <w:rPr>
          <w:rFonts w:hint="eastAsia" w:ascii="黑体" w:hAnsi="黑体" w:eastAsia="黑体" w:cs="黑体"/>
          <w:b/>
          <w:bCs/>
          <w:i w:val="0"/>
          <w:iCs w:val="0"/>
          <w:caps w:val="0"/>
          <w:color w:val="FF502C"/>
          <w:spacing w:val="24"/>
          <w:sz w:val="19"/>
          <w:szCs w:val="19"/>
          <w:shd w:val="clear" w:fill="FFFFFF"/>
        </w:rPr>
        <w:t>上内边距及边框</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父元素的上外边距会与子元素的上外边距发生合并</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合并后的外边距为两者中的较大者</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4800600" cy="1857375"/>
            <wp:effectExtent l="0" t="0" r="0" b="1905"/>
            <wp:docPr id="16" name="图片 1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descr="IMG_268"/>
                    <pic:cNvPicPr>
                      <a:picLocks noChangeAspect="1"/>
                    </pic:cNvPicPr>
                  </pic:nvPicPr>
                  <pic:blipFill>
                    <a:blip r:embed="rId16"/>
                    <a:stretch>
                      <a:fillRect/>
                    </a:stretch>
                  </pic:blipFill>
                  <pic:spPr>
                    <a:xfrm>
                      <a:off x="0" y="0"/>
                      <a:ext cx="4800600" cy="1857375"/>
                    </a:xfrm>
                    <a:prstGeom prst="rect">
                      <a:avLst/>
                    </a:prstGeom>
                    <a:noFill/>
                    <a:ln w="9525">
                      <a:noFill/>
                    </a:ln>
                  </pic:spPr>
                </pic:pic>
              </a:graphicData>
            </a:graphic>
          </wp:inline>
        </w:drawing>
      </w:r>
      <w:r>
        <w:rPr>
          <w:rStyle w:val="11"/>
          <w:rFonts w:hint="eastAsia" w:ascii="黑体" w:hAnsi="黑体" w:eastAsia="黑体" w:cs="黑体"/>
          <w:i w:val="0"/>
          <w:iCs w:val="0"/>
          <w:caps w:val="0"/>
          <w:color w:val="916DD5"/>
          <w:spacing w:val="24"/>
          <w:sz w:val="16"/>
          <w:szCs w:val="16"/>
          <w:shd w:val="clear" w:fill="FFFFFF"/>
        </w:rPr>
        <w:t>「解决方案：」</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可以为父元素定义上边框。</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可以为父元素定义上内边距</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可以为父元素添加</w:t>
      </w:r>
      <w:r>
        <w:rPr>
          <w:rFonts w:hint="eastAsia" w:ascii="黑体" w:hAnsi="黑体" w:eastAsia="黑体" w:cs="黑体"/>
          <w:b/>
          <w:bCs/>
          <w:i w:val="0"/>
          <w:iCs w:val="0"/>
          <w:caps w:val="0"/>
          <w:color w:val="FF502C"/>
          <w:spacing w:val="24"/>
          <w:sz w:val="19"/>
          <w:szCs w:val="19"/>
          <w:shd w:val="clear" w:fill="FFFFFF"/>
        </w:rPr>
        <w:t>overflow: hidden</w:t>
      </w:r>
      <w:r>
        <w:rPr>
          <w:rFonts w:hint="eastAsia" w:ascii="黑体" w:hAnsi="黑体" w:eastAsia="黑体" w:cs="黑体"/>
          <w:i w:val="0"/>
          <w:iCs w:val="0"/>
          <w:caps w:val="0"/>
          <w:color w:val="000000"/>
          <w:spacing w:val="24"/>
          <w:sz w:val="18"/>
          <w:szCs w:val="18"/>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还有其他方法，比如浮动、固定、绝对定位的盒子不会有问题，后面咱们再总结。。。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盒子模型布局稳定性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优先使用  宽度 （width）  其次 使用内边距（padding）    再次  外边距（margin）</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width</w:t>
      </w:r>
      <w:r>
        <w:rPr>
          <w:rStyle w:val="12"/>
          <w:rFonts w:hint="eastAsia" w:ascii="黑体" w:hAnsi="黑体" w:eastAsia="黑体" w:cs="黑体"/>
          <w:i w:val="0"/>
          <w:iCs w:val="0"/>
          <w:caps w:val="0"/>
          <w:color w:val="000000"/>
          <w:spacing w:val="24"/>
          <w:sz w:val="14"/>
          <w:szCs w:val="14"/>
          <w:shd w:val="clear" w:fill="FFFFFF"/>
        </w:rPr>
        <w:t> &gt;  </w:t>
      </w:r>
      <w:r>
        <w:rPr>
          <w:rStyle w:val="12"/>
          <w:rFonts w:hint="eastAsia" w:ascii="黑体" w:hAnsi="黑体" w:eastAsia="黑体" w:cs="黑体"/>
          <w:i w:val="0"/>
          <w:iCs w:val="0"/>
          <w:caps w:val="0"/>
          <w:color w:val="AA0D91"/>
          <w:spacing w:val="24"/>
          <w:sz w:val="14"/>
          <w:szCs w:val="14"/>
          <w:shd w:val="clear" w:fill="FFFFFF"/>
        </w:rPr>
        <w:t>padding</w:t>
      </w:r>
      <w:r>
        <w:rPr>
          <w:rStyle w:val="12"/>
          <w:rFonts w:hint="eastAsia" w:ascii="黑体" w:hAnsi="黑体" w:eastAsia="黑体" w:cs="黑体"/>
          <w:i w:val="0"/>
          <w:iCs w:val="0"/>
          <w:caps w:val="0"/>
          <w:color w:val="000000"/>
          <w:spacing w:val="24"/>
          <w:sz w:val="14"/>
          <w:szCs w:val="14"/>
          <w:shd w:val="clear" w:fill="FFFFFF"/>
        </w:rPr>
        <w:t>  &gt;   </w:t>
      </w:r>
      <w:r>
        <w:rPr>
          <w:rStyle w:val="12"/>
          <w:rFonts w:hint="eastAsia" w:ascii="黑体" w:hAnsi="黑体" w:eastAsia="黑体" w:cs="黑体"/>
          <w:i w:val="0"/>
          <w:iCs w:val="0"/>
          <w:caps w:val="0"/>
          <w:color w:val="AA0D91"/>
          <w:spacing w:val="24"/>
          <w:sz w:val="14"/>
          <w:szCs w:val="14"/>
          <w:shd w:val="clear" w:fill="FFFFFF"/>
        </w:rPr>
        <w:t>margin</w:t>
      </w:r>
      <w:r>
        <w:rPr>
          <w:rStyle w:val="12"/>
          <w:rFonts w:hint="eastAsia" w:ascii="黑体" w:hAnsi="黑体" w:eastAsia="黑体" w:cs="黑体"/>
          <w:i w:val="0"/>
          <w:iCs w:val="0"/>
          <w:caps w:val="0"/>
          <w:color w:val="000000"/>
          <w:spacing w:val="24"/>
          <w:sz w:val="14"/>
          <w:szCs w:val="14"/>
          <w:shd w:val="clear" w:fill="FFFFFF"/>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原因：</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margin 会有外边距合并 还有 ie6下面margin 加倍的bug（讨厌）所以最后使用。</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padding  会影响盒子大小， 需要进行加减计算（麻烦） 其次使用。</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width   没有问题（嗨皮）我们经常使用宽度剩余法 高度剩余法来做。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5. CSS3 新增</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2"/>
          <w:rFonts w:hint="eastAsia" w:ascii="黑体" w:hAnsi="黑体" w:eastAsia="黑体" w:cs="黑体"/>
          <w:b/>
          <w:bCs/>
          <w:i w:val="0"/>
          <w:iCs w:val="0"/>
          <w:caps w:val="0"/>
          <w:color w:val="916DD5"/>
          <w:spacing w:val="24"/>
          <w:sz w:val="16"/>
          <w:szCs w:val="16"/>
          <w:shd w:val="clear" w:fill="FFFFFF"/>
        </w:rPr>
        <w:t>圆角边框：</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border-radius</w:t>
      </w:r>
      <w:r>
        <w:rPr>
          <w:rStyle w:val="12"/>
          <w:rFonts w:hint="eastAsia" w:ascii="黑体" w:hAnsi="黑体" w:eastAsia="黑体" w:cs="黑体"/>
          <w:i w:val="0"/>
          <w:iCs w:val="0"/>
          <w:caps w:val="0"/>
          <w:color w:val="000000"/>
          <w:spacing w:val="24"/>
          <w:sz w:val="14"/>
          <w:szCs w:val="14"/>
          <w:shd w:val="clear" w:fill="FFFFFF"/>
        </w:rPr>
        <w:t>:length;</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border-top-left-radius</w:t>
      </w:r>
      <w:r>
        <w:rPr>
          <w:rStyle w:val="12"/>
          <w:rFonts w:hint="eastAsia" w:ascii="黑体" w:hAnsi="黑体" w:eastAsia="黑体" w:cs="黑体"/>
          <w:i w:val="0"/>
          <w:iCs w:val="0"/>
          <w:caps w:val="0"/>
          <w:color w:val="000000"/>
          <w:spacing w:val="24"/>
          <w:sz w:val="14"/>
          <w:szCs w:val="14"/>
          <w:shd w:val="clear" w:fill="FFFFFF"/>
        </w:rPr>
        <w:t>   定义了左上角的弧度</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border-top-right-radius</w:t>
      </w:r>
      <w:r>
        <w:rPr>
          <w:rStyle w:val="12"/>
          <w:rFonts w:hint="eastAsia" w:ascii="黑体" w:hAnsi="黑体" w:eastAsia="黑体" w:cs="黑体"/>
          <w:i w:val="0"/>
          <w:iCs w:val="0"/>
          <w:caps w:val="0"/>
          <w:color w:val="000000"/>
          <w:spacing w:val="24"/>
          <w:sz w:val="14"/>
          <w:szCs w:val="14"/>
          <w:shd w:val="clear" w:fill="FFFFFF"/>
        </w:rPr>
        <w:t>   定义了右上角的弧度</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border-bottom-right-radius</w:t>
      </w:r>
      <w:r>
        <w:rPr>
          <w:rStyle w:val="12"/>
          <w:rFonts w:hint="eastAsia" w:ascii="黑体" w:hAnsi="黑体" w:eastAsia="黑体" w:cs="黑体"/>
          <w:i w:val="0"/>
          <w:iCs w:val="0"/>
          <w:caps w:val="0"/>
          <w:color w:val="000000"/>
          <w:spacing w:val="24"/>
          <w:sz w:val="14"/>
          <w:szCs w:val="14"/>
          <w:shd w:val="clear" w:fill="FFFFFF"/>
        </w:rPr>
        <w:t>   定义了右下角的弧度</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border-bottom-left-radius</w:t>
      </w:r>
      <w:r>
        <w:rPr>
          <w:rStyle w:val="12"/>
          <w:rFonts w:hint="eastAsia" w:ascii="黑体" w:hAnsi="黑体" w:eastAsia="黑体" w:cs="黑体"/>
          <w:i w:val="0"/>
          <w:iCs w:val="0"/>
          <w:caps w:val="0"/>
          <w:color w:val="000000"/>
          <w:spacing w:val="24"/>
          <w:sz w:val="14"/>
          <w:szCs w:val="14"/>
          <w:shd w:val="clear" w:fill="FFFFFF"/>
        </w:rPr>
        <w:t>   定义了左下角的弧度</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其中每一个值可以为 数值或百分比的形式。</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技巧：让一个正方形 变成圆圈</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border-radius</w:t>
      </w:r>
      <w:r>
        <w:rPr>
          <w:rStyle w:val="12"/>
          <w:rFonts w:hint="eastAsia" w:ascii="黑体" w:hAnsi="黑体" w:eastAsia="黑体" w:cs="黑体"/>
          <w:i w:val="0"/>
          <w:iCs w:val="0"/>
          <w:caps w:val="0"/>
          <w:color w:val="000000"/>
          <w:spacing w:val="24"/>
          <w:sz w:val="14"/>
          <w:szCs w:val="14"/>
          <w:shd w:val="clear" w:fill="FFFFFF"/>
        </w:rPr>
        <w:t>: 50%;</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2800350" cy="2752725"/>
            <wp:effectExtent l="0" t="0" r="3810" b="5715"/>
            <wp:docPr id="17" name="图片 2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descr="IMG_269"/>
                    <pic:cNvPicPr>
                      <a:picLocks noChangeAspect="1"/>
                    </pic:cNvPicPr>
                  </pic:nvPicPr>
                  <pic:blipFill>
                    <a:blip r:embed="rId17"/>
                    <a:stretch>
                      <a:fillRect/>
                    </a:stretch>
                  </pic:blipFill>
                  <pic:spPr>
                    <a:xfrm>
                      <a:off x="0" y="0"/>
                      <a:ext cx="2800350" cy="2752725"/>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t>如果要在四个角上一一指定，可以使用以下规则</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border-radius</w:t>
      </w:r>
      <w:r>
        <w:rPr>
          <w:rStyle w:val="12"/>
          <w:rFonts w:hint="eastAsia" w:ascii="黑体" w:hAnsi="黑体" w:eastAsia="黑体" w:cs="黑体"/>
          <w:i w:val="0"/>
          <w:iCs w:val="0"/>
          <w:caps w:val="0"/>
          <w:color w:val="000000"/>
          <w:spacing w:val="24"/>
          <w:sz w:val="14"/>
          <w:szCs w:val="14"/>
          <w:shd w:val="clear" w:fill="FFFFFF"/>
        </w:rPr>
        <w:t>: 左上角 右上角  右下角  左下角;</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四个值: 第一个值为左上角，第二个值为右上角，第三个值为右下角，第四个值为左下角。</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三个值: 第一个值为左上角, 第二个值为右上角和左下角，第三个值为右下角</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两个值: 第一个值为左上角与右下角，第二个值为右上角与左下角</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一个值：四个圆角值相同</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2"/>
          <w:rFonts w:hint="eastAsia" w:ascii="黑体" w:hAnsi="黑体" w:eastAsia="黑体" w:cs="黑体"/>
          <w:b/>
          <w:bCs/>
          <w:i w:val="0"/>
          <w:iCs w:val="0"/>
          <w:caps w:val="0"/>
          <w:color w:val="916DD5"/>
          <w:spacing w:val="24"/>
          <w:sz w:val="16"/>
          <w:szCs w:val="16"/>
          <w:shd w:val="clear" w:fill="FFFFFF"/>
        </w:rPr>
        <w:t>盒子阴影(box-shadow)：</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box-shadow</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offset-x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offset-y</w:t>
      </w:r>
      <w:r>
        <w:rPr>
          <w:rStyle w:val="12"/>
          <w:rFonts w:hint="eastAsia" w:ascii="黑体" w:hAnsi="黑体" w:eastAsia="黑体" w:cs="黑体"/>
          <w:i w:val="0"/>
          <w:iCs w:val="0"/>
          <w:caps w:val="0"/>
          <w:color w:val="000000"/>
          <w:spacing w:val="24"/>
          <w:sz w:val="14"/>
          <w:szCs w:val="14"/>
          <w:shd w:val="clear" w:fill="FFFFFF"/>
        </w:rPr>
        <w:t> [blur [spread]] [color] [inset]</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45"/>
        <w:gridCol w:w="6437"/>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offset-x</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阴影的水平偏移量。正数向右偏移，负数向左偏移。</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offset-y</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阴影的垂直偏移量。正数向下偏移，负数向上偏移。</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blur</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可选。阴影模糊距离，不能取负数。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spread</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可选。阴影大小</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color</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可选。阴影的颜色</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inset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可选。表示添加内阴影，默认为外阴影</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div</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width</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200px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200px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 solid red;</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box-shadow: 5px 5px 3px 4px rgba(0, 0, 0, .4);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box-shadow:水平位置 垂直位置 模糊距离 阴影尺寸（影子大小） 阴影颜色  内/外阴影；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box-shadow</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15px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30px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5C2699"/>
          <w:spacing w:val="24"/>
          <w:sz w:val="14"/>
          <w:szCs w:val="14"/>
          <w:shd w:val="clear" w:fill="FFFFFF"/>
        </w:rPr>
        <w:t>rgba</w:t>
      </w:r>
      <w:r>
        <w:rPr>
          <w:rStyle w:val="12"/>
          <w:rFonts w:hint="eastAsia" w:ascii="黑体" w:hAnsi="黑体" w:eastAsia="黑体" w:cs="黑体"/>
          <w:i w:val="0"/>
          <w:iCs w:val="0"/>
          <w:caps w:val="0"/>
          <w:color w:val="000000"/>
          <w:spacing w:val="24"/>
          <w:sz w:val="14"/>
          <w:szCs w:val="14"/>
          <w:shd w:val="clear" w:fill="FFFFFF"/>
        </w:rPr>
        <w:t>(0, 0, 0, .4);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p>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pPr>
        <w:keepNext w:val="0"/>
        <w:keepLines w:val="0"/>
        <w:widowControl/>
        <w:suppressLineNumbers w:val="0"/>
        <w:jc w:val="left"/>
        <w:rPr>
          <w:rFonts w:hint="eastAsia" w:ascii="黑体" w:hAnsi="黑体" w:eastAsia="黑体" w:cs="黑体"/>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浮动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浮动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CSS布局的三种机制」</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left"/>
        <w:rPr>
          <w:rFonts w:hint="eastAsia" w:ascii="黑体" w:hAnsi="黑体" w:eastAsia="黑体" w:cs="黑体"/>
          <w:color w:val="000000"/>
          <w:sz w:val="16"/>
          <w:szCs w:val="16"/>
        </w:rPr>
      </w:pPr>
      <w:r>
        <w:rPr>
          <w:rFonts w:hint="eastAsia" w:ascii="黑体" w:hAnsi="黑体" w:eastAsia="黑体" w:cs="黑体"/>
          <w:i w:val="0"/>
          <w:iCs w:val="0"/>
          <w:caps w:val="0"/>
          <w:color w:val="000000"/>
          <w:spacing w:val="24"/>
          <w:sz w:val="16"/>
          <w:szCs w:val="16"/>
          <w:shd w:val="clear" w:fill="F4EEFF"/>
        </w:rPr>
        <w:t>网页布局的核心——就是</w:t>
      </w:r>
      <w:r>
        <w:rPr>
          <w:rStyle w:val="11"/>
          <w:rFonts w:hint="eastAsia" w:ascii="黑体" w:hAnsi="黑体" w:eastAsia="黑体" w:cs="黑体"/>
          <w:i w:val="0"/>
          <w:iCs w:val="0"/>
          <w:caps w:val="0"/>
          <w:color w:val="000000"/>
          <w:spacing w:val="24"/>
          <w:sz w:val="16"/>
          <w:szCs w:val="16"/>
          <w:shd w:val="clear" w:fill="F4EEFF"/>
        </w:rPr>
        <w:t>用CSS来摆放盒子</w:t>
      </w:r>
      <w:r>
        <w:rPr>
          <w:rFonts w:hint="eastAsia" w:ascii="黑体" w:hAnsi="黑体" w:eastAsia="黑体" w:cs="黑体"/>
          <w:i w:val="0"/>
          <w:iCs w:val="0"/>
          <w:caps w:val="0"/>
          <w:color w:val="000000"/>
          <w:spacing w:val="24"/>
          <w:sz w:val="16"/>
          <w:szCs w:val="16"/>
          <w:shd w:val="clear" w:fill="F4EE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CSS 提供了</w:t>
      </w:r>
      <w:r>
        <w:rPr>
          <w:rFonts w:hint="eastAsia" w:ascii="黑体" w:hAnsi="黑体" w:eastAsia="黑体" w:cs="黑体"/>
          <w:b/>
          <w:bCs/>
          <w:i w:val="0"/>
          <w:iCs w:val="0"/>
          <w:caps w:val="0"/>
          <w:color w:val="FF502C"/>
          <w:spacing w:val="24"/>
          <w:sz w:val="19"/>
          <w:szCs w:val="19"/>
          <w:shd w:val="clear" w:fill="FFFFFF"/>
        </w:rPr>
        <w:t>3种机制</w:t>
      </w:r>
      <w:r>
        <w:rPr>
          <w:rFonts w:hint="eastAsia" w:ascii="黑体" w:hAnsi="黑体" w:eastAsia="黑体" w:cs="黑体"/>
          <w:i w:val="0"/>
          <w:iCs w:val="0"/>
          <w:caps w:val="0"/>
          <w:color w:val="000000"/>
          <w:spacing w:val="24"/>
          <w:sz w:val="16"/>
          <w:szCs w:val="16"/>
          <w:shd w:val="clear" w:fill="FFFFFF"/>
        </w:rPr>
        <w:t>来设置盒子的摆放位置，分别是</w:t>
      </w:r>
      <w:r>
        <w:rPr>
          <w:rFonts w:hint="eastAsia" w:ascii="黑体" w:hAnsi="黑体" w:eastAsia="黑体" w:cs="黑体"/>
          <w:b/>
          <w:bCs/>
          <w:i w:val="0"/>
          <w:iCs w:val="0"/>
          <w:caps w:val="0"/>
          <w:color w:val="FF502C"/>
          <w:spacing w:val="24"/>
          <w:sz w:val="19"/>
          <w:szCs w:val="19"/>
          <w:shd w:val="clear" w:fill="FFFFFF"/>
        </w:rPr>
        <w:t>普通流</w:t>
      </w:r>
      <w:r>
        <w:rPr>
          <w:rFonts w:hint="eastAsia" w:ascii="黑体" w:hAnsi="黑体" w:eastAsia="黑体" w:cs="黑体"/>
          <w:i w:val="0"/>
          <w:iCs w:val="0"/>
          <w:caps w:val="0"/>
          <w:color w:val="000000"/>
          <w:spacing w:val="24"/>
          <w:sz w:val="16"/>
          <w:szCs w:val="16"/>
          <w:shd w:val="clear" w:fill="FFFFFF"/>
        </w:rPr>
        <w:t>（标准流）、</w:t>
      </w:r>
      <w:r>
        <w:rPr>
          <w:rFonts w:hint="eastAsia" w:ascii="黑体" w:hAnsi="黑体" w:eastAsia="黑体" w:cs="黑体"/>
          <w:b/>
          <w:bCs/>
          <w:i w:val="0"/>
          <w:iCs w:val="0"/>
          <w:caps w:val="0"/>
          <w:color w:val="FF502C"/>
          <w:spacing w:val="24"/>
          <w:sz w:val="19"/>
          <w:szCs w:val="19"/>
          <w:shd w:val="clear" w:fill="FFFFFF"/>
        </w:rPr>
        <w:t>浮动</w:t>
      </w:r>
      <w:r>
        <w:rPr>
          <w:rFonts w:hint="eastAsia" w:ascii="黑体" w:hAnsi="黑体" w:eastAsia="黑体" w:cs="黑体"/>
          <w:i w:val="0"/>
          <w:iCs w:val="0"/>
          <w:caps w:val="0"/>
          <w:color w:val="000000"/>
          <w:spacing w:val="24"/>
          <w:sz w:val="16"/>
          <w:szCs w:val="16"/>
          <w:shd w:val="clear" w:fill="FFFFFF"/>
        </w:rPr>
        <w:t>和</w:t>
      </w:r>
      <w:r>
        <w:rPr>
          <w:rFonts w:hint="eastAsia" w:ascii="黑体" w:hAnsi="黑体" w:eastAsia="黑体" w:cs="黑体"/>
          <w:b/>
          <w:bCs/>
          <w:i w:val="0"/>
          <w:iCs w:val="0"/>
          <w:caps w:val="0"/>
          <w:color w:val="FF502C"/>
          <w:spacing w:val="24"/>
          <w:sz w:val="19"/>
          <w:szCs w:val="19"/>
          <w:shd w:val="clear" w:fill="FFFFFF"/>
        </w:rPr>
        <w:t>定位</w:t>
      </w:r>
      <w:r>
        <w:rPr>
          <w:rFonts w:hint="eastAsia" w:ascii="黑体" w:hAnsi="黑体" w:eastAsia="黑体" w:cs="黑体"/>
          <w:i w:val="0"/>
          <w:iCs w:val="0"/>
          <w:caps w:val="0"/>
          <w:color w:val="000000"/>
          <w:spacing w:val="24"/>
          <w:sz w:val="16"/>
          <w:szCs w:val="16"/>
          <w:shd w:val="clear" w:fill="FFFFFF"/>
        </w:rPr>
        <w:t>，其中：</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A. 普通流（标准流）</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块级元素</w:t>
      </w:r>
      <w:r>
        <w:rPr>
          <w:rFonts w:hint="eastAsia" w:ascii="黑体" w:hAnsi="黑体" w:eastAsia="黑体" w:cs="黑体"/>
          <w:i w:val="0"/>
          <w:iCs w:val="0"/>
          <w:caps w:val="0"/>
          <w:color w:val="000000"/>
          <w:spacing w:val="24"/>
          <w:sz w:val="18"/>
          <w:szCs w:val="18"/>
          <w:shd w:val="clear" w:fill="FFFFFF"/>
        </w:rPr>
        <w:t>会独占一行，</w:t>
      </w:r>
      <w:r>
        <w:rPr>
          <w:rFonts w:hint="eastAsia" w:ascii="黑体" w:hAnsi="黑体" w:eastAsia="黑体" w:cs="黑体"/>
          <w:b/>
          <w:bCs/>
          <w:i w:val="0"/>
          <w:iCs w:val="0"/>
          <w:caps w:val="0"/>
          <w:color w:val="FF502C"/>
          <w:spacing w:val="24"/>
          <w:sz w:val="19"/>
          <w:szCs w:val="19"/>
          <w:shd w:val="clear" w:fill="FFFFFF"/>
        </w:rPr>
        <w:t>从上向下</w:t>
      </w:r>
      <w:r>
        <w:rPr>
          <w:rFonts w:hint="eastAsia" w:ascii="黑体" w:hAnsi="黑体" w:eastAsia="黑体" w:cs="黑体"/>
          <w:i w:val="0"/>
          <w:iCs w:val="0"/>
          <w:caps w:val="0"/>
          <w:color w:val="000000"/>
          <w:spacing w:val="24"/>
          <w:sz w:val="18"/>
          <w:szCs w:val="18"/>
          <w:shd w:val="clear" w:fill="FFFFFF"/>
        </w:rPr>
        <w:t>顺序排列；</w:t>
      </w:r>
    </w:p>
    <w:p>
      <w:pPr>
        <w:keepNext w:val="0"/>
        <w:keepLines w:val="0"/>
        <w:widowControl/>
        <w:numPr>
          <w:ilvl w:val="1"/>
          <w:numId w:val="7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常用元素：div、hr、p、h1~h6、ul、ol、dl、form、table</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行内元素</w:t>
      </w:r>
      <w:r>
        <w:rPr>
          <w:rFonts w:hint="eastAsia" w:ascii="黑体" w:hAnsi="黑体" w:eastAsia="黑体" w:cs="黑体"/>
          <w:i w:val="0"/>
          <w:iCs w:val="0"/>
          <w:caps w:val="0"/>
          <w:color w:val="000000"/>
          <w:spacing w:val="24"/>
          <w:sz w:val="18"/>
          <w:szCs w:val="18"/>
          <w:shd w:val="clear" w:fill="FFFFFF"/>
        </w:rPr>
        <w:t>会按照顺序，</w:t>
      </w:r>
      <w:r>
        <w:rPr>
          <w:rFonts w:hint="eastAsia" w:ascii="黑体" w:hAnsi="黑体" w:eastAsia="黑体" w:cs="黑体"/>
          <w:b/>
          <w:bCs/>
          <w:i w:val="0"/>
          <w:iCs w:val="0"/>
          <w:caps w:val="0"/>
          <w:color w:val="FF502C"/>
          <w:spacing w:val="24"/>
          <w:sz w:val="19"/>
          <w:szCs w:val="19"/>
          <w:shd w:val="clear" w:fill="FFFFFF"/>
        </w:rPr>
        <w:t>从左到右</w:t>
      </w:r>
      <w:r>
        <w:rPr>
          <w:rFonts w:hint="eastAsia" w:ascii="黑体" w:hAnsi="黑体" w:eastAsia="黑体" w:cs="黑体"/>
          <w:i w:val="0"/>
          <w:iCs w:val="0"/>
          <w:caps w:val="0"/>
          <w:color w:val="000000"/>
          <w:spacing w:val="24"/>
          <w:sz w:val="18"/>
          <w:szCs w:val="18"/>
          <w:shd w:val="clear" w:fill="FFFFFF"/>
        </w:rPr>
        <w:t>顺序排列，碰到父元素边缘则自动换行；</w:t>
      </w:r>
    </w:p>
    <w:p>
      <w:pPr>
        <w:keepNext w:val="0"/>
        <w:keepLines w:val="0"/>
        <w:widowControl/>
        <w:numPr>
          <w:ilvl w:val="1"/>
          <w:numId w:val="7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常用元素：span、a、i、em等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B. 浮动</w:t>
      </w:r>
    </w:p>
    <w:p>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让盒子从普通流中</w:t>
      </w:r>
      <w:r>
        <w:rPr>
          <w:rFonts w:hint="eastAsia" w:ascii="黑体" w:hAnsi="黑体" w:eastAsia="黑体" w:cs="黑体"/>
          <w:b/>
          <w:bCs/>
          <w:i w:val="0"/>
          <w:iCs w:val="0"/>
          <w:caps w:val="0"/>
          <w:color w:val="FF502C"/>
          <w:spacing w:val="24"/>
          <w:sz w:val="19"/>
          <w:szCs w:val="19"/>
          <w:shd w:val="clear" w:fill="FFFFFF"/>
        </w:rPr>
        <w:t>浮</w:t>
      </w:r>
      <w:r>
        <w:rPr>
          <w:rFonts w:hint="eastAsia" w:ascii="黑体" w:hAnsi="黑体" w:eastAsia="黑体" w:cs="黑体"/>
          <w:i w:val="0"/>
          <w:iCs w:val="0"/>
          <w:caps w:val="0"/>
          <w:color w:val="000000"/>
          <w:spacing w:val="24"/>
          <w:sz w:val="18"/>
          <w:szCs w:val="18"/>
          <w:shd w:val="clear" w:fill="FFFFFF"/>
        </w:rPr>
        <w:t>起来,主要作用让多个块级盒子一行显示。</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C. 定位</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将盒子</w:t>
      </w:r>
      <w:r>
        <w:rPr>
          <w:rFonts w:hint="eastAsia" w:ascii="黑体" w:hAnsi="黑体" w:eastAsia="黑体" w:cs="黑体"/>
          <w:b/>
          <w:bCs/>
          <w:i w:val="0"/>
          <w:iCs w:val="0"/>
          <w:caps w:val="0"/>
          <w:color w:val="FF502C"/>
          <w:spacing w:val="24"/>
          <w:sz w:val="19"/>
          <w:szCs w:val="19"/>
          <w:shd w:val="clear" w:fill="FFFFFF"/>
        </w:rPr>
        <w:t>定</w:t>
      </w:r>
      <w:r>
        <w:rPr>
          <w:rFonts w:hint="eastAsia" w:ascii="黑体" w:hAnsi="黑体" w:eastAsia="黑体" w:cs="黑体"/>
          <w:i w:val="0"/>
          <w:iCs w:val="0"/>
          <w:caps w:val="0"/>
          <w:color w:val="000000"/>
          <w:spacing w:val="24"/>
          <w:sz w:val="18"/>
          <w:szCs w:val="18"/>
          <w:shd w:val="clear" w:fill="FFFFFF"/>
        </w:rPr>
        <w:t>在浏览器的某一个位置——CSS 离不开定位，特别是后面的 js 特效。</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 什么是浮动」</w:t>
      </w:r>
      <w:r>
        <w:rPr>
          <w:rFonts w:hint="eastAsia" w:ascii="黑体" w:hAnsi="黑体" w:eastAsia="黑体" w:cs="黑体"/>
          <w:i w:val="0"/>
          <w:iCs w:val="0"/>
          <w:caps w:val="0"/>
          <w:color w:val="000000"/>
          <w:spacing w:val="24"/>
          <w:sz w:val="16"/>
          <w:szCs w:val="16"/>
          <w:shd w:val="clear" w:fill="FFFFFF"/>
        </w:rPr>
        <w:t>元素的浮动是指</w:t>
      </w:r>
      <w:r>
        <w:rPr>
          <w:rFonts w:hint="eastAsia" w:ascii="黑体" w:hAnsi="黑体" w:eastAsia="黑体" w:cs="黑体"/>
          <w:b/>
          <w:bCs/>
          <w:i w:val="0"/>
          <w:iCs w:val="0"/>
          <w:caps w:val="0"/>
          <w:color w:val="FF502C"/>
          <w:spacing w:val="24"/>
          <w:sz w:val="19"/>
          <w:szCs w:val="19"/>
          <w:shd w:val="clear" w:fill="FFFFFF"/>
        </w:rPr>
        <w:t>设置了浮动属性的元素</w:t>
      </w:r>
      <w:r>
        <w:rPr>
          <w:rFonts w:hint="eastAsia" w:ascii="黑体" w:hAnsi="黑体" w:eastAsia="黑体" w:cs="黑体"/>
          <w:i w:val="0"/>
          <w:iCs w:val="0"/>
          <w:caps w:val="0"/>
          <w:color w:val="000000"/>
          <w:spacing w:val="24"/>
          <w:sz w:val="16"/>
          <w:szCs w:val="16"/>
          <w:shd w:val="clear" w:fill="FFFFFF"/>
        </w:rPr>
        <w:t>会</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脱离标准普通流的控制,不占位置，脱标</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移动到指定位置。</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19"/>
          <w:szCs w:val="19"/>
        </w:rPr>
      </w:pPr>
      <w:r>
        <w:rPr>
          <w:rFonts w:hint="eastAsia" w:ascii="黑体" w:hAnsi="黑体" w:eastAsia="黑体" w:cs="黑体"/>
          <w:b/>
          <w:bCs/>
          <w:i w:val="0"/>
          <w:iCs w:val="0"/>
          <w:caps w:val="0"/>
          <w:color w:val="000000"/>
          <w:spacing w:val="24"/>
          <w:sz w:val="19"/>
          <w:szCs w:val="19"/>
          <w:shd w:val="clear" w:fill="FFFFFF"/>
        </w:rPr>
        <w:t>作用</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让多个盒子(div)水平排列成一行，使得浮动称为布局的重要手段。</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可以实现盒子的左右对齐等等。</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浮动最早是用来控制图片，实现文字环绕图片效果。</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float属性会改变元素的display属性，任何元素都可以浮动。浮动元素会生成一个块级框，而不论它本身是何种元素。生成的块级框和我们前面的行内块极其相似。</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19"/>
          <w:szCs w:val="19"/>
        </w:rPr>
      </w:pPr>
      <w:r>
        <w:rPr>
          <w:rFonts w:hint="eastAsia" w:ascii="黑体" w:hAnsi="黑体" w:eastAsia="黑体" w:cs="黑体"/>
          <w:b/>
          <w:bCs/>
          <w:i w:val="0"/>
          <w:iCs w:val="0"/>
          <w:caps w:val="0"/>
          <w:color w:val="000000"/>
          <w:spacing w:val="24"/>
          <w:sz w:val="19"/>
          <w:szCs w:val="19"/>
          <w:shd w:val="clear" w:fill="FFFFFF"/>
        </w:rPr>
        <w:t>语法</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选择器 { </w:t>
      </w:r>
      <w:r>
        <w:rPr>
          <w:rStyle w:val="12"/>
          <w:rFonts w:hint="eastAsia" w:ascii="黑体" w:hAnsi="黑体" w:eastAsia="黑体" w:cs="黑体"/>
          <w:i w:val="0"/>
          <w:iCs w:val="0"/>
          <w:caps w:val="0"/>
          <w:color w:val="AA0D91"/>
          <w:spacing w:val="24"/>
          <w:sz w:val="14"/>
          <w:szCs w:val="14"/>
          <w:shd w:val="clear" w:fill="FFFFFF"/>
        </w:rPr>
        <w:t>float</w:t>
      </w:r>
      <w:r>
        <w:rPr>
          <w:rStyle w:val="12"/>
          <w:rFonts w:hint="eastAsia" w:ascii="黑体" w:hAnsi="黑体" w:eastAsia="黑体" w:cs="黑体"/>
          <w:i w:val="0"/>
          <w:iCs w:val="0"/>
          <w:caps w:val="0"/>
          <w:color w:val="000000"/>
          <w:spacing w:val="24"/>
          <w:sz w:val="14"/>
          <w:szCs w:val="14"/>
          <w:shd w:val="clear" w:fill="FFFFFF"/>
        </w:rPr>
        <w:t>: 属性值; }</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21"/>
        <w:gridCol w:w="5661"/>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none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元素不浮动（默认值）</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left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元素向左浮动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right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元素向右浮动</w:t>
            </w:r>
          </w:p>
        </w:tc>
      </w:tr>
    </w:tbl>
    <w:p>
      <w:pPr>
        <w:keepNext w:val="0"/>
        <w:keepLines w:val="0"/>
        <w:widowControl/>
        <w:suppressLineNumbers w:val="0"/>
        <w:jc w:val="left"/>
        <w:rPr>
          <w:rFonts w:hint="eastAsia" w:ascii="黑体" w:hAnsi="黑体" w:eastAsia="黑体" w:cs="黑体"/>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left"/>
        <w:rPr>
          <w:rFonts w:hint="eastAsia" w:ascii="黑体" w:hAnsi="黑体" w:eastAsia="黑体" w:cs="黑体"/>
          <w:color w:val="000000"/>
          <w:sz w:val="16"/>
          <w:szCs w:val="16"/>
        </w:rPr>
      </w:pPr>
      <w:r>
        <w:rPr>
          <w:rFonts w:hint="eastAsia" w:ascii="黑体" w:hAnsi="黑体" w:eastAsia="黑体" w:cs="黑体"/>
          <w:i w:val="0"/>
          <w:iCs w:val="0"/>
          <w:caps w:val="0"/>
          <w:color w:val="000000"/>
          <w:spacing w:val="24"/>
          <w:sz w:val="16"/>
          <w:szCs w:val="16"/>
          <w:shd w:val="clear" w:fill="F4EEFF"/>
        </w:rPr>
        <w:t>浮动只会影响当前的或者是后面的标准流盒子，不会影响前面的标准流。</w:t>
      </w:r>
      <w:r>
        <w:rPr>
          <w:rFonts w:hint="eastAsia" w:ascii="黑体" w:hAnsi="黑体" w:eastAsia="黑体" w:cs="黑体"/>
          <w:i w:val="0"/>
          <w:iCs w:val="0"/>
          <w:caps w:val="0"/>
          <w:color w:val="000000"/>
          <w:spacing w:val="24"/>
          <w:sz w:val="16"/>
          <w:szCs w:val="16"/>
          <w:shd w:val="clear" w:fill="F4EEFF"/>
        </w:rPr>
        <w:br w:type="textWrapping"/>
      </w:r>
      <w:r>
        <w:rPr>
          <w:rStyle w:val="11"/>
          <w:rFonts w:hint="eastAsia" w:ascii="黑体" w:hAnsi="黑体" w:eastAsia="黑体" w:cs="黑体"/>
          <w:i w:val="0"/>
          <w:iCs w:val="0"/>
          <w:caps w:val="0"/>
          <w:color w:val="000000"/>
          <w:spacing w:val="24"/>
          <w:sz w:val="16"/>
          <w:szCs w:val="16"/>
          <w:shd w:val="clear" w:fill="F4EEFF"/>
        </w:rPr>
        <w:t>建议:</w:t>
      </w:r>
      <w:r>
        <w:rPr>
          <w:rFonts w:hint="eastAsia" w:ascii="黑体" w:hAnsi="黑体" w:eastAsia="黑体" w:cs="黑体"/>
          <w:i w:val="0"/>
          <w:iCs w:val="0"/>
          <w:caps w:val="0"/>
          <w:color w:val="000000"/>
          <w:spacing w:val="24"/>
          <w:sz w:val="16"/>
          <w:szCs w:val="16"/>
          <w:shd w:val="clear" w:fill="F4EEFF"/>
        </w:rPr>
        <w:t>如果一个盒子里面有多个子盒子，如果其中一个盒子浮动了，其他兄弟也应该浮动。防止引起问题</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4629150" cy="5267325"/>
            <wp:effectExtent l="0" t="0" r="3810" b="5715"/>
            <wp:docPr id="19" name="图片 22"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IMG_270"/>
                    <pic:cNvPicPr>
                      <a:picLocks noChangeAspect="1"/>
                    </pic:cNvPicPr>
                  </pic:nvPicPr>
                  <pic:blipFill>
                    <a:blip r:embed="rId18"/>
                    <a:stretch>
                      <a:fillRect/>
                    </a:stretch>
                  </pic:blipFill>
                  <pic:spPr>
                    <a:xfrm>
                      <a:off x="0" y="0"/>
                      <a:ext cx="4629150" cy="526732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浮动(float)小结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70"/>
        <w:gridCol w:w="7312"/>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特点</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说明</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浮</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加了浮动的盒子</w:t>
            </w:r>
            <w:r>
              <w:rPr>
                <w:rStyle w:val="11"/>
                <w:rFonts w:hint="eastAsia" w:ascii="黑体" w:hAnsi="黑体" w:eastAsia="黑体" w:cs="黑体"/>
                <w:color w:val="916DD5"/>
                <w:kern w:val="0"/>
                <w:sz w:val="16"/>
                <w:szCs w:val="16"/>
                <w:lang w:val="en-US" w:eastAsia="zh-CN" w:bidi="ar"/>
              </w:rPr>
              <w:t>「是浮起来」</w:t>
            </w:r>
            <w:r>
              <w:rPr>
                <w:rFonts w:hint="eastAsia" w:ascii="黑体" w:hAnsi="黑体" w:eastAsia="黑体" w:cs="黑体"/>
                <w:kern w:val="0"/>
                <w:sz w:val="16"/>
                <w:szCs w:val="16"/>
                <w:lang w:val="en-US" w:eastAsia="zh-CN" w:bidi="ar"/>
              </w:rPr>
              <w:t>的，漂浮在其他标准流盒子的上面。</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漏</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加了浮动的盒子</w:t>
            </w:r>
            <w:r>
              <w:rPr>
                <w:rStyle w:val="11"/>
                <w:rFonts w:hint="eastAsia" w:ascii="黑体" w:hAnsi="黑体" w:eastAsia="黑体" w:cs="黑体"/>
                <w:color w:val="916DD5"/>
                <w:kern w:val="0"/>
                <w:sz w:val="16"/>
                <w:szCs w:val="16"/>
                <w:lang w:val="en-US" w:eastAsia="zh-CN" w:bidi="ar"/>
              </w:rPr>
              <w:t>「是不占位置的」</w:t>
            </w:r>
            <w:r>
              <w:rPr>
                <w:rFonts w:hint="eastAsia" w:ascii="黑体" w:hAnsi="黑体" w:eastAsia="黑体" w:cs="黑体"/>
                <w:kern w:val="0"/>
                <w:sz w:val="16"/>
                <w:szCs w:val="16"/>
                <w:lang w:val="en-US" w:eastAsia="zh-CN" w:bidi="ar"/>
              </w:rPr>
              <w:t>，它原来的位置</w:t>
            </w:r>
            <w:r>
              <w:rPr>
                <w:rStyle w:val="11"/>
                <w:rFonts w:hint="eastAsia" w:ascii="黑体" w:hAnsi="黑体" w:eastAsia="黑体" w:cs="黑体"/>
                <w:color w:val="916DD5"/>
                <w:kern w:val="0"/>
                <w:sz w:val="16"/>
                <w:szCs w:val="16"/>
                <w:lang w:val="en-US" w:eastAsia="zh-CN" w:bidi="ar"/>
              </w:rPr>
              <w:t>「漏给了标准流的盒子」</w:t>
            </w:r>
            <w:r>
              <w:rPr>
                <w:rFonts w:hint="eastAsia" w:ascii="黑体" w:hAnsi="黑体" w:eastAsia="黑体" w:cs="黑体"/>
                <w:kern w:val="0"/>
                <w:sz w:val="16"/>
                <w:szCs w:val="16"/>
                <w:lang w:val="en-US" w:eastAsia="zh-CN" w:bidi="ar"/>
              </w:rPr>
              <w:t>。</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特</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「特别注意」</w:t>
            </w:r>
            <w:r>
              <w:rPr>
                <w:rFonts w:hint="eastAsia" w:ascii="黑体" w:hAnsi="黑体" w:eastAsia="黑体" w:cs="黑体"/>
                <w:kern w:val="0"/>
                <w:sz w:val="16"/>
                <w:szCs w:val="16"/>
                <w:lang w:val="en-US" w:eastAsia="zh-CN" w:bidi="ar"/>
              </w:rPr>
              <w:t>：浮动元素会改变display属性， 类似转换为了行内块，但是元素之间没有空白缝隙</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清除浮动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因为父级盒子很多情况下，不方便给高度，但是子盒子浮动就不占有位置，最后父级盒子高度为0，就影响了下面的标准流盒子。</w:t>
      </w:r>
      <w:r>
        <w:rPr>
          <w:rFonts w:hint="eastAsia" w:ascii="黑体" w:hAnsi="黑体" w:eastAsia="黑体" w:cs="黑体"/>
          <w:i w:val="0"/>
          <w:iCs w:val="0"/>
          <w:caps w:val="0"/>
          <w:color w:val="000000"/>
          <w:spacing w:val="24"/>
          <w:sz w:val="16"/>
          <w:szCs w:val="16"/>
          <w:shd w:val="clear" w:fill="FFFFFF"/>
        </w:rPr>
        <w:drawing>
          <wp:inline distT="0" distB="0" distL="114300" distR="114300">
            <wp:extent cx="5724525" cy="3248025"/>
            <wp:effectExtent l="0" t="0" r="5715" b="13335"/>
            <wp:docPr id="18" name="图片 2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descr="IMG_271"/>
                    <pic:cNvPicPr>
                      <a:picLocks noChangeAspect="1"/>
                    </pic:cNvPicPr>
                  </pic:nvPicPr>
                  <pic:blipFill>
                    <a:blip r:embed="rId19"/>
                    <a:stretch>
                      <a:fillRect/>
                    </a:stretch>
                  </pic:blipFill>
                  <pic:spPr>
                    <a:xfrm>
                      <a:off x="0" y="0"/>
                      <a:ext cx="5724525" cy="3248025"/>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drawing>
          <wp:inline distT="0" distB="0" distL="114300" distR="114300">
            <wp:extent cx="5734050" cy="1885950"/>
            <wp:effectExtent l="0" t="0" r="11430" b="3810"/>
            <wp:docPr id="20" name="图片 24"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descr="IMG_272"/>
                    <pic:cNvPicPr>
                      <a:picLocks noChangeAspect="1"/>
                    </pic:cNvPicPr>
                  </pic:nvPicPr>
                  <pic:blipFill>
                    <a:blip r:embed="rId20"/>
                    <a:stretch>
                      <a:fillRect/>
                    </a:stretch>
                  </pic:blipFill>
                  <pic:spPr>
                    <a:xfrm>
                      <a:off x="0" y="0"/>
                      <a:ext cx="5734050" cy="1885950"/>
                    </a:xfrm>
                    <a:prstGeom prst="rect">
                      <a:avLst/>
                    </a:prstGeom>
                    <a:noFill/>
                    <a:ln w="9525">
                      <a:noFill/>
                    </a:ln>
                  </pic:spPr>
                </pic:pic>
              </a:graphicData>
            </a:graphic>
          </wp:inline>
        </w:drawing>
      </w:r>
      <w:r>
        <w:rPr>
          <w:rStyle w:val="11"/>
          <w:rFonts w:hint="eastAsia" w:ascii="黑体" w:hAnsi="黑体" w:eastAsia="黑体" w:cs="黑体"/>
          <w:i w:val="0"/>
          <w:iCs w:val="0"/>
          <w:caps w:val="0"/>
          <w:color w:val="000000"/>
          <w:spacing w:val="24"/>
          <w:sz w:val="16"/>
          <w:szCs w:val="16"/>
          <w:shd w:val="clear" w:fill="FFFFFF"/>
        </w:rPr>
        <w:t>总结：</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由于浮动元素不再占用原文档流的位置，所以它会对后面的元素排版产生影响</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准确地说，并不是清除浮动，而是</w:t>
      </w:r>
      <w:r>
        <w:rPr>
          <w:rFonts w:hint="eastAsia" w:ascii="黑体" w:hAnsi="黑体" w:eastAsia="黑体" w:cs="黑体"/>
          <w:b/>
          <w:bCs/>
          <w:i w:val="0"/>
          <w:iCs w:val="0"/>
          <w:caps w:val="0"/>
          <w:color w:val="FF502C"/>
          <w:spacing w:val="24"/>
          <w:sz w:val="19"/>
          <w:szCs w:val="19"/>
          <w:shd w:val="clear" w:fill="FFFFFF"/>
        </w:rPr>
        <w:t>清除浮动后造成的影响</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清除浮动本质</w:t>
      </w:r>
      <w:r>
        <w:rPr>
          <w:rFonts w:hint="eastAsia" w:ascii="黑体" w:hAnsi="黑体" w:eastAsia="黑体" w:cs="黑体"/>
          <w:b/>
          <w:bCs/>
          <w:i w:val="0"/>
          <w:iCs w:val="0"/>
          <w:caps w:val="0"/>
          <w:color w:val="FF502C"/>
          <w:spacing w:val="24"/>
          <w:sz w:val="19"/>
          <w:szCs w:val="19"/>
          <w:shd w:val="clear" w:fill="FFFFFF"/>
        </w:rPr>
        <w:t>清除浮动主要为了解决父级元素因为子级浮动引起内部高度为0 的问题。清除浮动之后， 父级就会根据浮动的子盒子自动检测高度。父级有了高度，就不会影响下面的标准流了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清除浮动的方法</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选择器 { </w:t>
      </w:r>
      <w:r>
        <w:rPr>
          <w:rStyle w:val="12"/>
          <w:rFonts w:hint="eastAsia" w:ascii="黑体" w:hAnsi="黑体" w:eastAsia="黑体" w:cs="黑体"/>
          <w:i w:val="0"/>
          <w:iCs w:val="0"/>
          <w:caps w:val="0"/>
          <w:color w:val="AA0D91"/>
          <w:spacing w:val="24"/>
          <w:sz w:val="14"/>
          <w:szCs w:val="14"/>
          <w:shd w:val="clear" w:fill="FFFFFF"/>
        </w:rPr>
        <w:t>clear</w:t>
      </w:r>
      <w:r>
        <w:rPr>
          <w:rStyle w:val="12"/>
          <w:rFonts w:hint="eastAsia" w:ascii="黑体" w:hAnsi="黑体" w:eastAsia="黑体" w:cs="黑体"/>
          <w:i w:val="0"/>
          <w:iCs w:val="0"/>
          <w:caps w:val="0"/>
          <w:color w:val="000000"/>
          <w:spacing w:val="24"/>
          <w:sz w:val="14"/>
          <w:szCs w:val="14"/>
          <w:shd w:val="clear" w:fill="FFFFFF"/>
        </w:rPr>
        <w:t>: 属性值; }   </w:t>
      </w:r>
      <w:r>
        <w:rPr>
          <w:rStyle w:val="12"/>
          <w:rFonts w:hint="eastAsia" w:ascii="黑体" w:hAnsi="黑体" w:eastAsia="黑体" w:cs="黑体"/>
          <w:i w:val="0"/>
          <w:iCs w:val="0"/>
          <w:caps w:val="0"/>
          <w:color w:val="AA0D91"/>
          <w:spacing w:val="24"/>
          <w:sz w:val="14"/>
          <w:szCs w:val="14"/>
          <w:shd w:val="clear" w:fill="FFFFFF"/>
        </w:rPr>
        <w:t>clear</w:t>
      </w:r>
      <w:r>
        <w:rPr>
          <w:rStyle w:val="12"/>
          <w:rFonts w:hint="eastAsia" w:ascii="黑体" w:hAnsi="黑体" w:eastAsia="黑体" w:cs="黑体"/>
          <w:i w:val="0"/>
          <w:iCs w:val="0"/>
          <w:caps w:val="0"/>
          <w:color w:val="000000"/>
          <w:spacing w:val="24"/>
          <w:sz w:val="14"/>
          <w:szCs w:val="14"/>
          <w:shd w:val="clear" w:fill="FFFFFF"/>
        </w:rPr>
        <w:t> 清除  </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17"/>
        <w:gridCol w:w="6565"/>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left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不允许左侧有浮动元素（清除左侧浮动的影响）</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right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不允许右侧有浮动元素（清除右侧浮动的影响）</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both</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同时清除左右两侧浮动的影响</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实际工作中,几乎只用</w:t>
      </w:r>
      <w:r>
        <w:rPr>
          <w:rFonts w:hint="eastAsia" w:ascii="黑体" w:hAnsi="黑体" w:eastAsia="黑体" w:cs="黑体"/>
          <w:b/>
          <w:bCs/>
          <w:i w:val="0"/>
          <w:iCs w:val="0"/>
          <w:caps w:val="0"/>
          <w:color w:val="FF502C"/>
          <w:spacing w:val="24"/>
          <w:sz w:val="19"/>
          <w:szCs w:val="19"/>
          <w:shd w:val="clear" w:fill="FFFFFF"/>
        </w:rPr>
        <w:t>clear: both</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1).额外标签法(隔墙法)</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是W3C推荐的做法是通过在浮动元素末尾添加一个空的标签例如 &lt;div style=”clear:both”&gt;&lt;/div&gt;，或则其他标签br等亦可。</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优点：通俗易懂，书写方便</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缺点：添加许多无意义的标签，结构化较差。</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2).父级添加overflow属性方法</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可以给父级添加： </w:t>
      </w:r>
      <w:r>
        <w:rPr>
          <w:rStyle w:val="12"/>
          <w:rFonts w:hint="eastAsia" w:ascii="黑体" w:hAnsi="黑体" w:eastAsia="黑体" w:cs="黑体"/>
          <w:i w:val="0"/>
          <w:iCs w:val="0"/>
          <w:caps w:val="0"/>
          <w:color w:val="AA0D91"/>
          <w:spacing w:val="24"/>
          <w:sz w:val="14"/>
          <w:szCs w:val="14"/>
          <w:shd w:val="clear" w:fill="FFFFFF"/>
        </w:rPr>
        <w:t>overflow</w:t>
      </w:r>
      <w:r>
        <w:rPr>
          <w:rStyle w:val="12"/>
          <w:rFonts w:hint="eastAsia" w:ascii="黑体" w:hAnsi="黑体" w:eastAsia="黑体" w:cs="黑体"/>
          <w:i w:val="0"/>
          <w:iCs w:val="0"/>
          <w:caps w:val="0"/>
          <w:color w:val="000000"/>
          <w:spacing w:val="24"/>
          <w:sz w:val="14"/>
          <w:szCs w:val="14"/>
          <w:shd w:val="clear" w:fill="FFFFFF"/>
        </w:rPr>
        <w:t>为 </w:t>
      </w:r>
      <w:r>
        <w:rPr>
          <w:rStyle w:val="12"/>
          <w:rFonts w:hint="eastAsia" w:ascii="黑体" w:hAnsi="黑体" w:eastAsia="黑体" w:cs="黑体"/>
          <w:i w:val="0"/>
          <w:iCs w:val="0"/>
          <w:caps w:val="0"/>
          <w:color w:val="AA0D91"/>
          <w:spacing w:val="24"/>
          <w:sz w:val="14"/>
          <w:szCs w:val="14"/>
          <w:shd w:val="clear" w:fill="FFFFFF"/>
        </w:rPr>
        <w:t>hidden</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auto</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scroll</w:t>
      </w:r>
      <w:r>
        <w:rPr>
          <w:rStyle w:val="12"/>
          <w:rFonts w:hint="eastAsia" w:ascii="黑体" w:hAnsi="黑体" w:eastAsia="黑体" w:cs="黑体"/>
          <w:i w:val="0"/>
          <w:iCs w:val="0"/>
          <w:caps w:val="0"/>
          <w:color w:val="000000"/>
          <w:spacing w:val="24"/>
          <w:sz w:val="14"/>
          <w:szCs w:val="14"/>
          <w:shd w:val="clear" w:fill="FFFFFF"/>
        </w:rPr>
        <w:t>  都可以实现。</w:t>
      </w: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优点： 代码简洁</w:t>
      </w: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缺点： 内容增多时候容易造成不会自动换行导致内容被隐藏掉，无法显示需要溢出的元素。</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3).使用after伪元素清除浮动</w:t>
      </w:r>
      <w:r>
        <w:rPr>
          <w:rFonts w:hint="eastAsia" w:ascii="黑体" w:hAnsi="黑体" w:eastAsia="黑体" w:cs="黑体"/>
          <w:b/>
          <w:bCs/>
          <w:i w:val="0"/>
          <w:iCs w:val="0"/>
          <w:caps w:val="0"/>
          <w:color w:val="FF502C"/>
          <w:spacing w:val="24"/>
          <w:sz w:val="19"/>
          <w:szCs w:val="19"/>
          <w:shd w:val="clear" w:fill="FFFFFF"/>
        </w:rPr>
        <w:t>:after 方式为空元素额外标签法的升级版，好处是不用单独加标签了</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.clearfix</w:t>
      </w:r>
      <w:r>
        <w:rPr>
          <w:rStyle w:val="12"/>
          <w:rFonts w:hint="eastAsia" w:ascii="黑体" w:hAnsi="黑体" w:eastAsia="黑体" w:cs="黑体"/>
          <w:i w:val="0"/>
          <w:iCs w:val="0"/>
          <w:caps w:val="0"/>
          <w:color w:val="000000"/>
          <w:spacing w:val="24"/>
          <w:sz w:val="14"/>
          <w:szCs w:val="14"/>
          <w:shd w:val="clear" w:fill="FFFFFF"/>
        </w:rPr>
        <w:t>:after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content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C41A16"/>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display</w:t>
      </w:r>
      <w:r>
        <w:rPr>
          <w:rStyle w:val="12"/>
          <w:rFonts w:hint="eastAsia" w:ascii="黑体" w:hAnsi="黑体" w:eastAsia="黑体" w:cs="黑体"/>
          <w:i w:val="0"/>
          <w:iCs w:val="0"/>
          <w:caps w:val="0"/>
          <w:color w:val="000000"/>
          <w:spacing w:val="24"/>
          <w:sz w:val="14"/>
          <w:szCs w:val="14"/>
          <w:shd w:val="clear" w:fill="FFFFFF"/>
        </w:rPr>
        <w:t>: block;</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clear</w:t>
      </w:r>
      <w:r>
        <w:rPr>
          <w:rStyle w:val="12"/>
          <w:rFonts w:hint="eastAsia" w:ascii="黑体" w:hAnsi="黑体" w:eastAsia="黑体" w:cs="黑体"/>
          <w:i w:val="0"/>
          <w:iCs w:val="0"/>
          <w:caps w:val="0"/>
          <w:color w:val="000000"/>
          <w:spacing w:val="24"/>
          <w:sz w:val="14"/>
          <w:szCs w:val="14"/>
          <w:shd w:val="clear" w:fill="FFFFFF"/>
        </w:rPr>
        <w:t>: both;</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visibility</w:t>
      </w:r>
      <w:r>
        <w:rPr>
          <w:rStyle w:val="12"/>
          <w:rFonts w:hint="eastAsia" w:ascii="黑体" w:hAnsi="黑体" w:eastAsia="黑体" w:cs="黑体"/>
          <w:i w:val="0"/>
          <w:iCs w:val="0"/>
          <w:caps w:val="0"/>
          <w:color w:val="000000"/>
          <w:spacing w:val="24"/>
          <w:sz w:val="14"/>
          <w:szCs w:val="14"/>
          <w:shd w:val="clear" w:fill="FFFFFF"/>
        </w:rPr>
        <w:t>: hidden;</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 IE6、7 专有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.clearfix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zoom</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优点：符合闭合浮动思想  结构语义化正确</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缺点：由于IE6-7不支持:after，使用 zoom:1触发 hasLayout。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4).使用双伪元素清除浮动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92"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.clearfix</w:t>
      </w:r>
      <w:r>
        <w:rPr>
          <w:rStyle w:val="12"/>
          <w:rFonts w:hint="eastAsia" w:ascii="黑体" w:hAnsi="黑体" w:eastAsia="黑体" w:cs="黑体"/>
          <w:i w:val="0"/>
          <w:iCs w:val="0"/>
          <w:caps w:val="0"/>
          <w:color w:val="000000"/>
          <w:spacing w:val="24"/>
          <w:sz w:val="14"/>
          <w:szCs w:val="14"/>
          <w:shd w:val="clear" w:fill="FFFFFF"/>
        </w:rPr>
        <w:t>:before,</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.clearfix</w:t>
      </w:r>
      <w:r>
        <w:rPr>
          <w:rStyle w:val="12"/>
          <w:rFonts w:hint="eastAsia" w:ascii="黑体" w:hAnsi="黑体" w:eastAsia="黑体" w:cs="黑体"/>
          <w:i w:val="0"/>
          <w:iCs w:val="0"/>
          <w:caps w:val="0"/>
          <w:color w:val="000000"/>
          <w:spacing w:val="24"/>
          <w:sz w:val="14"/>
          <w:szCs w:val="14"/>
          <w:shd w:val="clear" w:fill="FFFFFF"/>
        </w:rPr>
        <w:t>:after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content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C41A16"/>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display</w:t>
      </w:r>
      <w:r>
        <w:rPr>
          <w:rStyle w:val="12"/>
          <w:rFonts w:hint="eastAsia" w:ascii="黑体" w:hAnsi="黑体" w:eastAsia="黑体" w:cs="黑体"/>
          <w:i w:val="0"/>
          <w:iCs w:val="0"/>
          <w:caps w:val="0"/>
          <w:color w:val="000000"/>
          <w:spacing w:val="24"/>
          <w:sz w:val="14"/>
          <w:szCs w:val="14"/>
          <w:shd w:val="clear" w:fill="FFFFFF"/>
        </w:rPr>
        <w:t>: table;</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.clearfix</w:t>
      </w:r>
      <w:r>
        <w:rPr>
          <w:rStyle w:val="12"/>
          <w:rFonts w:hint="eastAsia" w:ascii="黑体" w:hAnsi="黑体" w:eastAsia="黑体" w:cs="黑体"/>
          <w:i w:val="0"/>
          <w:iCs w:val="0"/>
          <w:caps w:val="0"/>
          <w:color w:val="000000"/>
          <w:spacing w:val="24"/>
          <w:sz w:val="14"/>
          <w:szCs w:val="14"/>
          <w:shd w:val="clear" w:fill="FFFFFF"/>
        </w:rPr>
        <w:t>:after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clear</w:t>
      </w:r>
      <w:r>
        <w:rPr>
          <w:rStyle w:val="12"/>
          <w:rFonts w:hint="eastAsia" w:ascii="黑体" w:hAnsi="黑体" w:eastAsia="黑体" w:cs="黑体"/>
          <w:i w:val="0"/>
          <w:iCs w:val="0"/>
          <w:caps w:val="0"/>
          <w:color w:val="000000"/>
          <w:spacing w:val="24"/>
          <w:sz w:val="14"/>
          <w:szCs w:val="14"/>
          <w:shd w:val="clear" w:fill="FFFFFF"/>
        </w:rPr>
        <w:t>: both;</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.clearfix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zoom</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优点： 代码更简洁</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缺点： 由于IE6-7不支持:after，使用 zoom:1触发 hasLayout。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清除浮动总结</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2"/>
          <w:rFonts w:hint="eastAsia" w:ascii="黑体" w:hAnsi="黑体" w:eastAsia="黑体" w:cs="黑体"/>
          <w:b/>
          <w:bCs/>
          <w:i w:val="0"/>
          <w:iCs w:val="0"/>
          <w:caps w:val="0"/>
          <w:color w:val="916DD5"/>
          <w:spacing w:val="24"/>
          <w:sz w:val="16"/>
          <w:szCs w:val="16"/>
          <w:shd w:val="clear" w:fill="FFFFFF"/>
        </w:rPr>
        <w:t>什么时候用清除浮动呢？</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父级没高度</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子盒子浮动了</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影响下面布局了，我们就应该清除浮动了。</w:t>
      </w:r>
    </w:p>
    <w:p>
      <w:pPr>
        <w:keepNext w:val="0"/>
        <w:keepLines w:val="0"/>
        <w:widowControl/>
        <w:suppressLineNumbers w:val="0"/>
        <w:jc w:val="left"/>
        <w:rPr>
          <w:rFonts w:hint="eastAsia" w:ascii="黑体" w:hAnsi="黑体" w:eastAsia="黑体" w:cs="黑体"/>
        </w:rPr>
      </w:pP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73"/>
        <w:gridCol w:w="2031"/>
        <w:gridCol w:w="3578"/>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清除浮动的方式</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优点</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缺点</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额外标签法（隔墙法）</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通俗易懂，书写方便</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添加许多无意义的标签，结构化较差。</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父级overflow:hidden;</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书写简单</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溢出隐藏</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父级after伪元素</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结构语义化正确</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由于IE6-7不支持:after，兼容性问题</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父级双伪元素</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结构语义化正确</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由于IE6-7不支持:after，兼容性问题</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CSS属性书写顺序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建议遵循以下顺序：</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2" w:lineRule="atLeast"/>
        <w:ind w:left="0" w:right="0"/>
        <w:jc w:val="left"/>
        <w:rPr>
          <w:rFonts w:hint="eastAsia" w:ascii="黑体" w:hAnsi="黑体" w:eastAsia="黑体" w:cs="黑体"/>
          <w:color w:val="000000"/>
        </w:rPr>
      </w:pPr>
      <w:r>
        <w:rPr>
          <w:rFonts w:hint="eastAsia" w:ascii="黑体" w:hAnsi="黑体" w:eastAsia="黑体" w:cs="黑体"/>
          <w:i w:val="0"/>
          <w:iCs w:val="0"/>
          <w:caps w:val="0"/>
          <w:color w:val="000000"/>
          <w:spacing w:val="24"/>
          <w:sz w:val="18"/>
          <w:szCs w:val="18"/>
          <w:shd w:val="clear" w:fill="FFFFFF"/>
        </w:rPr>
        <w:t>布局定位属性：display / position / float / clear / visibility / overflow（建议 display 第一个写，毕竟关系到模式）</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2" w:lineRule="atLeast"/>
        <w:ind w:left="0" w:right="0"/>
        <w:jc w:val="left"/>
        <w:rPr>
          <w:rFonts w:hint="eastAsia" w:ascii="黑体" w:hAnsi="黑体" w:eastAsia="黑体" w:cs="黑体"/>
          <w:color w:val="000000"/>
        </w:rPr>
      </w:pPr>
      <w:r>
        <w:rPr>
          <w:rFonts w:hint="eastAsia" w:ascii="黑体" w:hAnsi="黑体" w:eastAsia="黑体" w:cs="黑体"/>
          <w:i w:val="0"/>
          <w:iCs w:val="0"/>
          <w:caps w:val="0"/>
          <w:color w:val="000000"/>
          <w:spacing w:val="24"/>
          <w:sz w:val="18"/>
          <w:szCs w:val="18"/>
          <w:shd w:val="clear" w:fill="FFFFFF"/>
        </w:rPr>
        <w:t>自身属性：width / height / margin / padding / border / background</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2" w:lineRule="atLeast"/>
        <w:ind w:left="0" w:right="0"/>
        <w:jc w:val="left"/>
        <w:rPr>
          <w:rFonts w:hint="eastAsia" w:ascii="黑体" w:hAnsi="黑体" w:eastAsia="黑体" w:cs="黑体"/>
          <w:color w:val="000000"/>
        </w:rPr>
      </w:pPr>
      <w:r>
        <w:rPr>
          <w:rFonts w:hint="eastAsia" w:ascii="黑体" w:hAnsi="黑体" w:eastAsia="黑体" w:cs="黑体"/>
          <w:i w:val="0"/>
          <w:iCs w:val="0"/>
          <w:caps w:val="0"/>
          <w:color w:val="000000"/>
          <w:spacing w:val="24"/>
          <w:sz w:val="18"/>
          <w:szCs w:val="18"/>
          <w:shd w:val="clear" w:fill="FFFFFF"/>
        </w:rPr>
        <w:t>文本属性：color / font / text-decoration / text-align / vertical-align / white- space / break-word</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2" w:lineRule="atLeast"/>
        <w:ind w:left="0" w:right="0"/>
        <w:jc w:val="left"/>
        <w:rPr>
          <w:rFonts w:hint="eastAsia" w:ascii="黑体" w:hAnsi="黑体" w:eastAsia="黑体" w:cs="黑体"/>
          <w:color w:val="000000"/>
        </w:rPr>
      </w:pPr>
      <w:r>
        <w:rPr>
          <w:rFonts w:hint="eastAsia" w:ascii="黑体" w:hAnsi="黑体" w:eastAsia="黑体" w:cs="黑体"/>
          <w:i w:val="0"/>
          <w:iCs w:val="0"/>
          <w:caps w:val="0"/>
          <w:color w:val="000000"/>
          <w:spacing w:val="24"/>
          <w:sz w:val="18"/>
          <w:szCs w:val="18"/>
          <w:shd w:val="clear" w:fill="FFFFFF"/>
        </w:rPr>
        <w:t>其他属性（CSS3）：content / cursor / border-radius / box-shadow / text-shadow / background:linear-gradient …</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9B703F"/>
          <w:spacing w:val="24"/>
          <w:sz w:val="14"/>
          <w:szCs w:val="14"/>
          <w:shd w:val="clear" w:fill="FFFFFF"/>
        </w:rPr>
        <w:t>.jdc</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display</w:t>
      </w:r>
      <w:r>
        <w:rPr>
          <w:rStyle w:val="12"/>
          <w:rFonts w:hint="eastAsia" w:ascii="黑体" w:hAnsi="黑体" w:eastAsia="黑体" w:cs="黑体"/>
          <w:i w:val="0"/>
          <w:iCs w:val="0"/>
          <w:caps w:val="0"/>
          <w:color w:val="000000"/>
          <w:spacing w:val="24"/>
          <w:sz w:val="14"/>
          <w:szCs w:val="14"/>
          <w:shd w:val="clear" w:fill="FFFFFF"/>
        </w:rPr>
        <w:t>: block;</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position</w:t>
      </w:r>
      <w:r>
        <w:rPr>
          <w:rStyle w:val="12"/>
          <w:rFonts w:hint="eastAsia" w:ascii="黑体" w:hAnsi="黑体" w:eastAsia="黑体" w:cs="黑体"/>
          <w:i w:val="0"/>
          <w:iCs w:val="0"/>
          <w:caps w:val="0"/>
          <w:color w:val="000000"/>
          <w:spacing w:val="24"/>
          <w:sz w:val="14"/>
          <w:szCs w:val="14"/>
          <w:shd w:val="clear" w:fill="FFFFFF"/>
        </w:rPr>
        <w:t>: relative;</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float</w:t>
      </w:r>
      <w:r>
        <w:rPr>
          <w:rStyle w:val="12"/>
          <w:rFonts w:hint="eastAsia" w:ascii="黑体" w:hAnsi="黑体" w:eastAsia="黑体" w:cs="黑体"/>
          <w:i w:val="0"/>
          <w:iCs w:val="0"/>
          <w:caps w:val="0"/>
          <w:color w:val="000000"/>
          <w:spacing w:val="24"/>
          <w:sz w:val="14"/>
          <w:szCs w:val="14"/>
          <w:shd w:val="clear" w:fill="FFFFFF"/>
        </w:rPr>
        <w:t>: left;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width</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margin</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padding</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20px</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font-family</w:t>
      </w:r>
      <w:r>
        <w:rPr>
          <w:rStyle w:val="12"/>
          <w:rFonts w:hint="eastAsia" w:ascii="黑体" w:hAnsi="黑体" w:eastAsia="黑体" w:cs="黑体"/>
          <w:i w:val="0"/>
          <w:iCs w:val="0"/>
          <w:caps w:val="0"/>
          <w:color w:val="000000"/>
          <w:spacing w:val="24"/>
          <w:sz w:val="14"/>
          <w:szCs w:val="14"/>
          <w:shd w:val="clear" w:fill="FFFFFF"/>
        </w:rPr>
        <w:t>: Arial, </w:t>
      </w:r>
      <w:r>
        <w:rPr>
          <w:rStyle w:val="12"/>
          <w:rFonts w:hint="eastAsia" w:ascii="黑体" w:hAnsi="黑体" w:eastAsia="黑体" w:cs="黑体"/>
          <w:i w:val="0"/>
          <w:iCs w:val="0"/>
          <w:caps w:val="0"/>
          <w:color w:val="C41A16"/>
          <w:spacing w:val="24"/>
          <w:sz w:val="14"/>
          <w:szCs w:val="14"/>
          <w:shd w:val="clear" w:fill="FFFFFF"/>
        </w:rPr>
        <w:t>'Helvetica Neue'</w:t>
      </w:r>
      <w:r>
        <w:rPr>
          <w:rStyle w:val="12"/>
          <w:rFonts w:hint="eastAsia" w:ascii="黑体" w:hAnsi="黑体" w:eastAsia="黑体" w:cs="黑体"/>
          <w:i w:val="0"/>
          <w:iCs w:val="0"/>
          <w:caps w:val="0"/>
          <w:color w:val="000000"/>
          <w:spacing w:val="24"/>
          <w:sz w:val="14"/>
          <w:szCs w:val="14"/>
          <w:shd w:val="clear" w:fill="FFFFFF"/>
        </w:rPr>
        <w:t>, Helvetica, sans-serif;</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#333</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background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5C2699"/>
          <w:spacing w:val="24"/>
          <w:sz w:val="14"/>
          <w:szCs w:val="14"/>
          <w:shd w:val="clear" w:fill="FFFFFF"/>
        </w:rPr>
        <w:t>rgba</w:t>
      </w:r>
      <w:r>
        <w:rPr>
          <w:rStyle w:val="12"/>
          <w:rFonts w:hint="eastAsia" w:ascii="黑体" w:hAnsi="黑体" w:eastAsia="黑体" w:cs="黑体"/>
          <w:i w:val="0"/>
          <w:iCs w:val="0"/>
          <w:caps w:val="0"/>
          <w:color w:val="000000"/>
          <w:spacing w:val="24"/>
          <w:sz w:val="14"/>
          <w:szCs w:val="14"/>
          <w:shd w:val="clear" w:fill="FFFFFF"/>
        </w:rPr>
        <w:t>(0,0,0,.5);</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-webkit-border-radius</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-moz-border-radius</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-o-border-radius</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-ms-border-radius</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border-radius</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w:t>
      </w:r>
    </w:p>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32"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定位(position)</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「1. 定位详解」</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将盒子</w:t>
      </w:r>
      <w:r>
        <w:rPr>
          <w:rStyle w:val="11"/>
          <w:rFonts w:hint="eastAsia" w:ascii="黑体" w:hAnsi="黑体" w:eastAsia="黑体" w:cs="黑体"/>
          <w:i w:val="0"/>
          <w:iCs w:val="0"/>
          <w:caps w:val="0"/>
          <w:color w:val="916DD5"/>
          <w:spacing w:val="24"/>
          <w:sz w:val="16"/>
          <w:szCs w:val="16"/>
          <w:shd w:val="clear" w:fill="FFFFFF"/>
        </w:rPr>
        <w:t>「定」</w:t>
      </w:r>
      <w:r>
        <w:rPr>
          <w:rFonts w:hint="eastAsia" w:ascii="黑体" w:hAnsi="黑体" w:eastAsia="黑体" w:cs="黑体"/>
          <w:i w:val="0"/>
          <w:iCs w:val="0"/>
          <w:caps w:val="0"/>
          <w:color w:val="000000"/>
          <w:spacing w:val="24"/>
          <w:sz w:val="16"/>
          <w:szCs w:val="16"/>
          <w:shd w:val="clear" w:fill="FFFFFF"/>
        </w:rPr>
        <w:t>在某一个</w:t>
      </w:r>
      <w:r>
        <w:rPr>
          <w:rStyle w:val="11"/>
          <w:rFonts w:hint="eastAsia" w:ascii="黑体" w:hAnsi="黑体" w:eastAsia="黑体" w:cs="黑体"/>
          <w:i w:val="0"/>
          <w:iCs w:val="0"/>
          <w:caps w:val="0"/>
          <w:color w:val="916DD5"/>
          <w:spacing w:val="24"/>
          <w:sz w:val="16"/>
          <w:szCs w:val="16"/>
          <w:shd w:val="clear" w:fill="FFFFFF"/>
        </w:rPr>
        <w:t>「位」</w:t>
      </w:r>
      <w:r>
        <w:rPr>
          <w:rFonts w:hint="eastAsia" w:ascii="黑体" w:hAnsi="黑体" w:eastAsia="黑体" w:cs="黑体"/>
          <w:i w:val="0"/>
          <w:iCs w:val="0"/>
          <w:caps w:val="0"/>
          <w:color w:val="000000"/>
          <w:spacing w:val="24"/>
          <w:sz w:val="16"/>
          <w:szCs w:val="16"/>
          <w:shd w:val="clear" w:fill="FFFFFF"/>
        </w:rPr>
        <w:t>置  自由的漂浮在其他盒子(包括标准流和浮动)的上面。</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所以，我们脑海应该有三种布局机制的上下顺序</w:t>
      </w:r>
      <w:r>
        <w:rPr>
          <w:rFonts w:hint="eastAsia" w:ascii="黑体" w:hAnsi="黑体" w:eastAsia="黑体" w:cs="黑体"/>
          <w:i w:val="0"/>
          <w:iCs w:val="0"/>
          <w:caps w:val="0"/>
          <w:color w:val="000000"/>
          <w:spacing w:val="24"/>
          <w:sz w:val="16"/>
          <w:szCs w:val="16"/>
          <w:shd w:val="clear" w:fill="FFFFFF"/>
        </w:rPr>
        <w:br w:type="textWrapping"/>
      </w:r>
      <w:r>
        <w:rPr>
          <w:rFonts w:hint="eastAsia" w:ascii="黑体" w:hAnsi="黑体" w:eastAsia="黑体" w:cs="黑体"/>
          <w:i w:val="0"/>
          <w:iCs w:val="0"/>
          <w:caps w:val="0"/>
          <w:color w:val="000000"/>
          <w:spacing w:val="24"/>
          <w:sz w:val="16"/>
          <w:szCs w:val="16"/>
          <w:shd w:val="clear" w:fill="FFFFFF"/>
        </w:rPr>
        <w:t>标准流在最底层 (海底)  -------    浮动 的盒子 在 中间层  (海面)  -------   定位的盒子 在 最上层  （天空）</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定位</w:t>
      </w:r>
      <w:r>
        <w:rPr>
          <w:rFonts w:hint="eastAsia" w:ascii="黑体" w:hAnsi="黑体" w:eastAsia="黑体" w:cs="黑体"/>
          <w:i w:val="0"/>
          <w:iCs w:val="0"/>
          <w:caps w:val="0"/>
          <w:color w:val="000000"/>
          <w:spacing w:val="24"/>
          <w:sz w:val="16"/>
          <w:szCs w:val="16"/>
          <w:shd w:val="clear" w:fill="FFFFFF"/>
        </w:rPr>
        <w:t>是用来布局的，它有两部分组成：</w:t>
      </w:r>
      <w:r>
        <w:rPr>
          <w:rFonts w:hint="eastAsia" w:ascii="黑体" w:hAnsi="黑体" w:eastAsia="黑体" w:cs="黑体"/>
          <w:b/>
          <w:bCs/>
          <w:i w:val="0"/>
          <w:iCs w:val="0"/>
          <w:caps w:val="0"/>
          <w:color w:val="FF502C"/>
          <w:spacing w:val="24"/>
          <w:sz w:val="19"/>
          <w:szCs w:val="19"/>
          <w:shd w:val="clear" w:fill="FFFFFF"/>
        </w:rPr>
        <w:t>定位 = 定位模式 + 边偏移</w:t>
      </w:r>
      <w:r>
        <w:rPr>
          <w:rFonts w:hint="eastAsia" w:ascii="黑体" w:hAnsi="黑体" w:eastAsia="黑体" w:cs="黑体"/>
          <w:i w:val="0"/>
          <w:iCs w:val="0"/>
          <w:caps w:val="0"/>
          <w:color w:val="000000"/>
          <w:spacing w:val="24"/>
          <w:sz w:val="16"/>
          <w:szCs w:val="16"/>
          <w:shd w:val="clear" w:fill="FFFFFF"/>
        </w:rPr>
        <w:t>在 CSS 中，通过 </w:t>
      </w:r>
      <w:r>
        <w:rPr>
          <w:rStyle w:val="12"/>
          <w:rFonts w:hint="eastAsia" w:ascii="黑体" w:hAnsi="黑体" w:eastAsia="黑体" w:cs="黑体"/>
          <w:b/>
          <w:bCs/>
          <w:i w:val="0"/>
          <w:iCs w:val="0"/>
          <w:caps w:val="0"/>
          <w:color w:val="916DD5"/>
          <w:spacing w:val="24"/>
          <w:sz w:val="16"/>
          <w:szCs w:val="16"/>
          <w:shd w:val="clear" w:fill="FFFFFF"/>
        </w:rPr>
        <w:t>top</w:t>
      </w: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bottom</w:t>
      </w:r>
      <w:r>
        <w:rPr>
          <w:rFonts w:hint="eastAsia" w:ascii="黑体" w:hAnsi="黑体" w:eastAsia="黑体" w:cs="黑体"/>
          <w:i w:val="0"/>
          <w:iCs w:val="0"/>
          <w:caps w:val="0"/>
          <w:color w:val="000000"/>
          <w:spacing w:val="24"/>
          <w:sz w:val="16"/>
          <w:szCs w:val="16"/>
          <w:shd w:val="clear" w:fill="FFFFFF"/>
        </w:rPr>
        <w:t>、</w:t>
      </w:r>
      <w:r>
        <w:rPr>
          <w:rStyle w:val="12"/>
          <w:rFonts w:hint="eastAsia" w:ascii="黑体" w:hAnsi="黑体" w:eastAsia="黑体" w:cs="黑体"/>
          <w:b/>
          <w:bCs/>
          <w:i w:val="0"/>
          <w:iCs w:val="0"/>
          <w:caps w:val="0"/>
          <w:color w:val="916DD5"/>
          <w:spacing w:val="24"/>
          <w:sz w:val="16"/>
          <w:szCs w:val="16"/>
          <w:shd w:val="clear" w:fill="FFFFFF"/>
        </w:rPr>
        <w:t>left</w:t>
      </w:r>
      <w:r>
        <w:rPr>
          <w:rFonts w:hint="eastAsia" w:ascii="黑体" w:hAnsi="黑体" w:eastAsia="黑体" w:cs="黑体"/>
          <w:i w:val="0"/>
          <w:iCs w:val="0"/>
          <w:caps w:val="0"/>
          <w:color w:val="000000"/>
          <w:spacing w:val="24"/>
          <w:sz w:val="16"/>
          <w:szCs w:val="16"/>
          <w:shd w:val="clear" w:fill="FFFFFF"/>
        </w:rPr>
        <w:t> 和 </w:t>
      </w:r>
      <w:r>
        <w:rPr>
          <w:rStyle w:val="12"/>
          <w:rFonts w:hint="eastAsia" w:ascii="黑体" w:hAnsi="黑体" w:eastAsia="黑体" w:cs="黑体"/>
          <w:b/>
          <w:bCs/>
          <w:i w:val="0"/>
          <w:iCs w:val="0"/>
          <w:caps w:val="0"/>
          <w:color w:val="916DD5"/>
          <w:spacing w:val="24"/>
          <w:sz w:val="16"/>
          <w:szCs w:val="16"/>
          <w:shd w:val="clear" w:fill="FFFFFF"/>
        </w:rPr>
        <w:t>right</w:t>
      </w:r>
      <w:r>
        <w:rPr>
          <w:rFonts w:hint="eastAsia" w:ascii="黑体" w:hAnsi="黑体" w:eastAsia="黑体" w:cs="黑体"/>
          <w:i w:val="0"/>
          <w:iCs w:val="0"/>
          <w:caps w:val="0"/>
          <w:color w:val="000000"/>
          <w:spacing w:val="24"/>
          <w:sz w:val="16"/>
          <w:szCs w:val="16"/>
          <w:shd w:val="clear" w:fill="FFFFFF"/>
        </w:rPr>
        <w:t> 属性定义元素的</w:t>
      </w:r>
      <w:r>
        <w:rPr>
          <w:rStyle w:val="11"/>
          <w:rFonts w:hint="eastAsia" w:ascii="黑体" w:hAnsi="黑体" w:eastAsia="黑体" w:cs="黑体"/>
          <w:i w:val="0"/>
          <w:iCs w:val="0"/>
          <w:caps w:val="0"/>
          <w:color w:val="916DD5"/>
          <w:spacing w:val="24"/>
          <w:sz w:val="16"/>
          <w:szCs w:val="16"/>
          <w:shd w:val="clear" w:fill="FFFFFF"/>
        </w:rPr>
        <w:t>「边偏移」</w:t>
      </w:r>
      <w:r>
        <w:rPr>
          <w:rFonts w:hint="eastAsia" w:ascii="黑体" w:hAnsi="黑体" w:eastAsia="黑体" w:cs="黑体"/>
          <w:i w:val="0"/>
          <w:iCs w:val="0"/>
          <w:caps w:val="0"/>
          <w:color w:val="000000"/>
          <w:spacing w:val="24"/>
          <w:sz w:val="16"/>
          <w:szCs w:val="16"/>
          <w:shd w:val="clear" w:fill="FFFFFF"/>
        </w:rPr>
        <w:t>：（方位名词）</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0"/>
        <w:gridCol w:w="1357"/>
        <w:gridCol w:w="5345"/>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边偏移属性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示例</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top</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top: 80px</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「顶端」</w:t>
            </w:r>
            <w:r>
              <w:rPr>
                <w:rFonts w:hint="eastAsia" w:ascii="黑体" w:hAnsi="黑体" w:eastAsia="黑体" w:cs="黑体"/>
                <w:kern w:val="0"/>
                <w:sz w:val="16"/>
                <w:szCs w:val="16"/>
                <w:lang w:val="en-US" w:eastAsia="zh-CN" w:bidi="ar"/>
              </w:rPr>
              <w:t>偏移量，定义元素相对于其父元素</w:t>
            </w:r>
            <w:r>
              <w:rPr>
                <w:rStyle w:val="11"/>
                <w:rFonts w:hint="eastAsia" w:ascii="黑体" w:hAnsi="黑体" w:eastAsia="黑体" w:cs="黑体"/>
                <w:color w:val="916DD5"/>
                <w:kern w:val="0"/>
                <w:sz w:val="16"/>
                <w:szCs w:val="16"/>
                <w:lang w:val="en-US" w:eastAsia="zh-CN" w:bidi="ar"/>
              </w:rPr>
              <w:t>「上边线的距离」</w:t>
            </w:r>
            <w:r>
              <w:rPr>
                <w:rFonts w:hint="eastAsia" w:ascii="黑体" w:hAnsi="黑体" w:eastAsia="黑体" w:cs="黑体"/>
                <w:kern w:val="0"/>
                <w:sz w:val="16"/>
                <w:szCs w:val="16"/>
                <w:lang w:val="en-US" w:eastAsia="zh-CN" w:bidi="ar"/>
              </w:rPr>
              <w:t>。</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bottom</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bottom: 80px</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「底部」</w:t>
            </w:r>
            <w:r>
              <w:rPr>
                <w:rFonts w:hint="eastAsia" w:ascii="黑体" w:hAnsi="黑体" w:eastAsia="黑体" w:cs="黑体"/>
                <w:kern w:val="0"/>
                <w:sz w:val="16"/>
                <w:szCs w:val="16"/>
                <w:lang w:val="en-US" w:eastAsia="zh-CN" w:bidi="ar"/>
              </w:rPr>
              <w:t>偏移量，定义元素相对于其父元素</w:t>
            </w:r>
            <w:r>
              <w:rPr>
                <w:rStyle w:val="11"/>
                <w:rFonts w:hint="eastAsia" w:ascii="黑体" w:hAnsi="黑体" w:eastAsia="黑体" w:cs="黑体"/>
                <w:color w:val="916DD5"/>
                <w:kern w:val="0"/>
                <w:sz w:val="16"/>
                <w:szCs w:val="16"/>
                <w:lang w:val="en-US" w:eastAsia="zh-CN" w:bidi="ar"/>
              </w:rPr>
              <w:t>「下边线的距离」</w:t>
            </w:r>
            <w:r>
              <w:rPr>
                <w:rFonts w:hint="eastAsia" w:ascii="黑体" w:hAnsi="黑体" w:eastAsia="黑体" w:cs="黑体"/>
                <w:kern w:val="0"/>
                <w:sz w:val="16"/>
                <w:szCs w:val="16"/>
                <w:lang w:val="en-US" w:eastAsia="zh-CN" w:bidi="ar"/>
              </w:rPr>
              <w:t>。</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left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left: 80px</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「左侧」</w:t>
            </w:r>
            <w:r>
              <w:rPr>
                <w:rFonts w:hint="eastAsia" w:ascii="黑体" w:hAnsi="黑体" w:eastAsia="黑体" w:cs="黑体"/>
                <w:kern w:val="0"/>
                <w:sz w:val="16"/>
                <w:szCs w:val="16"/>
                <w:lang w:val="en-US" w:eastAsia="zh-CN" w:bidi="ar"/>
              </w:rPr>
              <w:t>偏移量，定义元素相对于其父元素</w:t>
            </w:r>
            <w:r>
              <w:rPr>
                <w:rStyle w:val="11"/>
                <w:rFonts w:hint="eastAsia" w:ascii="黑体" w:hAnsi="黑体" w:eastAsia="黑体" w:cs="黑体"/>
                <w:color w:val="916DD5"/>
                <w:kern w:val="0"/>
                <w:sz w:val="16"/>
                <w:szCs w:val="16"/>
                <w:lang w:val="en-US" w:eastAsia="zh-CN" w:bidi="ar"/>
              </w:rPr>
              <w:t>「左边线的距离」</w:t>
            </w:r>
            <w:r>
              <w:rPr>
                <w:rFonts w:hint="eastAsia" w:ascii="黑体" w:hAnsi="黑体" w:eastAsia="黑体" w:cs="黑体"/>
                <w:kern w:val="0"/>
                <w:sz w:val="16"/>
                <w:szCs w:val="16"/>
                <w:lang w:val="en-US" w:eastAsia="zh-CN" w:bidi="ar"/>
              </w:rPr>
              <w:t>。</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right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right: 80px</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「右侧」</w:t>
            </w:r>
            <w:r>
              <w:rPr>
                <w:rFonts w:hint="eastAsia" w:ascii="黑体" w:hAnsi="黑体" w:eastAsia="黑体" w:cs="黑体"/>
                <w:kern w:val="0"/>
                <w:sz w:val="16"/>
                <w:szCs w:val="16"/>
                <w:lang w:val="en-US" w:eastAsia="zh-CN" w:bidi="ar"/>
              </w:rPr>
              <w:t>偏移量，定义元素相对于其父元素</w:t>
            </w:r>
            <w:r>
              <w:rPr>
                <w:rStyle w:val="11"/>
                <w:rFonts w:hint="eastAsia" w:ascii="黑体" w:hAnsi="黑体" w:eastAsia="黑体" w:cs="黑体"/>
                <w:color w:val="916DD5"/>
                <w:kern w:val="0"/>
                <w:sz w:val="16"/>
                <w:szCs w:val="16"/>
                <w:lang w:val="en-US" w:eastAsia="zh-CN" w:bidi="ar"/>
              </w:rPr>
              <w:t>「右边线的距离」</w:t>
            </w:r>
          </w:p>
        </w:tc>
      </w:tr>
    </w:tbl>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3962400" cy="2305050"/>
            <wp:effectExtent l="0" t="0" r="0" b="11430"/>
            <wp:docPr id="22" name="图片 26"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descr="IMG_273"/>
                    <pic:cNvPicPr>
                      <a:picLocks noChangeAspect="1"/>
                    </pic:cNvPicPr>
                  </pic:nvPicPr>
                  <pic:blipFill>
                    <a:blip r:embed="rId21"/>
                    <a:stretch>
                      <a:fillRect/>
                    </a:stretch>
                  </pic:blipFill>
                  <pic:spPr>
                    <a:xfrm>
                      <a:off x="0" y="0"/>
                      <a:ext cx="3962400" cy="2305050"/>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「2. 定位模式(position)」</w:t>
      </w:r>
      <w:r>
        <w:rPr>
          <w:rFonts w:hint="eastAsia" w:ascii="黑体" w:hAnsi="黑体" w:eastAsia="黑体" w:cs="黑体"/>
          <w:i w:val="0"/>
          <w:iCs w:val="0"/>
          <w:caps w:val="0"/>
          <w:color w:val="000000"/>
          <w:spacing w:val="24"/>
          <w:sz w:val="16"/>
          <w:szCs w:val="16"/>
          <w:shd w:val="clear" w:fill="FFFFFF"/>
        </w:rPr>
        <w:t>在 CSS 中，通过 </w:t>
      </w:r>
      <w:r>
        <w:rPr>
          <w:rStyle w:val="12"/>
          <w:rFonts w:hint="eastAsia" w:ascii="黑体" w:hAnsi="黑体" w:eastAsia="黑体" w:cs="黑体"/>
          <w:b/>
          <w:bCs/>
          <w:i w:val="0"/>
          <w:iCs w:val="0"/>
          <w:caps w:val="0"/>
          <w:color w:val="916DD5"/>
          <w:spacing w:val="24"/>
          <w:sz w:val="16"/>
          <w:szCs w:val="16"/>
          <w:shd w:val="clear" w:fill="FFFFFF"/>
        </w:rPr>
        <w:t>position</w:t>
      </w:r>
      <w:r>
        <w:rPr>
          <w:rFonts w:hint="eastAsia" w:ascii="黑体" w:hAnsi="黑体" w:eastAsia="黑体" w:cs="黑体"/>
          <w:i w:val="0"/>
          <w:iCs w:val="0"/>
          <w:caps w:val="0"/>
          <w:color w:val="000000"/>
          <w:spacing w:val="24"/>
          <w:sz w:val="16"/>
          <w:szCs w:val="16"/>
          <w:shd w:val="clear" w:fill="FFFFFF"/>
        </w:rPr>
        <w:t> 属性定义元素的</w:t>
      </w:r>
      <w:r>
        <w:rPr>
          <w:rStyle w:val="11"/>
          <w:rFonts w:hint="eastAsia" w:ascii="黑体" w:hAnsi="黑体" w:eastAsia="黑体" w:cs="黑体"/>
          <w:i w:val="0"/>
          <w:iCs w:val="0"/>
          <w:caps w:val="0"/>
          <w:color w:val="916DD5"/>
          <w:spacing w:val="24"/>
          <w:sz w:val="16"/>
          <w:szCs w:val="16"/>
          <w:shd w:val="clear" w:fill="FFFFFF"/>
        </w:rPr>
        <w:t>「定位模式」</w:t>
      </w:r>
      <w:r>
        <w:rPr>
          <w:rFonts w:hint="eastAsia" w:ascii="黑体" w:hAnsi="黑体" w:eastAsia="黑体" w:cs="黑体"/>
          <w:i w:val="0"/>
          <w:iCs w:val="0"/>
          <w:caps w:val="0"/>
          <w:color w:val="000000"/>
          <w:spacing w:val="24"/>
          <w:sz w:val="16"/>
          <w:szCs w:val="16"/>
          <w:shd w:val="clear" w:fill="FFFFFF"/>
        </w:rPr>
        <w:t>，语法如下：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选择器 { </w:t>
      </w:r>
      <w:r>
        <w:rPr>
          <w:rStyle w:val="12"/>
          <w:rFonts w:hint="eastAsia" w:ascii="黑体" w:hAnsi="黑体" w:eastAsia="黑体" w:cs="黑体"/>
          <w:i w:val="0"/>
          <w:iCs w:val="0"/>
          <w:caps w:val="0"/>
          <w:color w:val="AA0D91"/>
          <w:spacing w:val="24"/>
          <w:sz w:val="14"/>
          <w:szCs w:val="14"/>
          <w:shd w:val="clear" w:fill="FFFFFF"/>
        </w:rPr>
        <w:t>position</w:t>
      </w:r>
      <w:r>
        <w:rPr>
          <w:rStyle w:val="12"/>
          <w:rFonts w:hint="eastAsia" w:ascii="黑体" w:hAnsi="黑体" w:eastAsia="黑体" w:cs="黑体"/>
          <w:i w:val="0"/>
          <w:iCs w:val="0"/>
          <w:caps w:val="0"/>
          <w:color w:val="000000"/>
          <w:spacing w:val="24"/>
          <w:sz w:val="14"/>
          <w:szCs w:val="14"/>
          <w:shd w:val="clear" w:fill="FFFFFF"/>
        </w:rPr>
        <w:t>: 属性值; }</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330"/>
        <w:gridCol w:w="4552"/>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语义</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static</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「静态」</w:t>
            </w:r>
            <w:r>
              <w:rPr>
                <w:rFonts w:hint="eastAsia" w:ascii="黑体" w:hAnsi="黑体" w:eastAsia="黑体" w:cs="黑体"/>
                <w:kern w:val="0"/>
                <w:sz w:val="16"/>
                <w:szCs w:val="16"/>
                <w:lang w:val="en-US" w:eastAsia="zh-CN" w:bidi="ar"/>
              </w:rPr>
              <w:t>定位</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relative</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「相对」</w:t>
            </w:r>
            <w:r>
              <w:rPr>
                <w:rFonts w:hint="eastAsia" w:ascii="黑体" w:hAnsi="黑体" w:eastAsia="黑体" w:cs="黑体"/>
                <w:kern w:val="0"/>
                <w:sz w:val="16"/>
                <w:szCs w:val="16"/>
                <w:lang w:val="en-US" w:eastAsia="zh-CN" w:bidi="ar"/>
              </w:rPr>
              <w:t>定位</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absolute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「绝对」</w:t>
            </w:r>
            <w:r>
              <w:rPr>
                <w:rFonts w:hint="eastAsia" w:ascii="黑体" w:hAnsi="黑体" w:eastAsia="黑体" w:cs="黑体"/>
                <w:kern w:val="0"/>
                <w:sz w:val="16"/>
                <w:szCs w:val="16"/>
                <w:lang w:val="en-US" w:eastAsia="zh-CN" w:bidi="ar"/>
              </w:rPr>
              <w:t>定位</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Style w:val="12"/>
                <w:rFonts w:hint="eastAsia" w:ascii="黑体" w:hAnsi="黑体" w:eastAsia="黑体" w:cs="黑体"/>
                <w:kern w:val="0"/>
                <w:sz w:val="16"/>
                <w:szCs w:val="16"/>
                <w:lang w:val="en-US" w:eastAsia="zh-CN" w:bidi="ar"/>
              </w:rPr>
              <w:t>fixed</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center"/>
              <w:rPr>
                <w:rFonts w:hint="eastAsia" w:ascii="黑体" w:hAnsi="黑体" w:eastAsia="黑体" w:cs="黑体"/>
                <w:sz w:val="16"/>
                <w:szCs w:val="16"/>
              </w:rPr>
            </w:pPr>
            <w:r>
              <w:rPr>
                <w:rStyle w:val="11"/>
                <w:rFonts w:hint="eastAsia" w:ascii="黑体" w:hAnsi="黑体" w:eastAsia="黑体" w:cs="黑体"/>
                <w:color w:val="916DD5"/>
                <w:kern w:val="0"/>
                <w:sz w:val="16"/>
                <w:szCs w:val="16"/>
                <w:lang w:val="en-US" w:eastAsia="zh-CN" w:bidi="ar"/>
              </w:rPr>
              <w:t>「固定」</w:t>
            </w:r>
            <w:r>
              <w:rPr>
                <w:rFonts w:hint="eastAsia" w:ascii="黑体" w:hAnsi="黑体" w:eastAsia="黑体" w:cs="黑体"/>
                <w:kern w:val="0"/>
                <w:sz w:val="16"/>
                <w:szCs w:val="16"/>
                <w:lang w:val="en-US" w:eastAsia="zh-CN" w:bidi="ar"/>
              </w:rPr>
              <w:t>定位</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「3. 静态定位(static)」</w:t>
      </w:r>
    </w:p>
    <w:p>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静态定位是元素的默认定位方式，无定位的意思。它相当于border里面的none，不要定位的时候用。</w:t>
      </w:r>
    </w:p>
    <w:p>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静态定位 按照标准流特性摆放位置。它没有边偏移。</w:t>
      </w:r>
    </w:p>
    <w:p>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静态定位在布局时几乎不用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「4. 相对定位(relative)」</w:t>
      </w:r>
    </w:p>
    <w:p>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相对定位</w:t>
      </w:r>
      <w:r>
        <w:rPr>
          <w:rFonts w:hint="eastAsia" w:ascii="黑体" w:hAnsi="黑体" w:eastAsia="黑体" w:cs="黑体"/>
          <w:i w:val="0"/>
          <w:iCs w:val="0"/>
          <w:caps w:val="0"/>
          <w:color w:val="000000"/>
          <w:spacing w:val="24"/>
          <w:sz w:val="18"/>
          <w:szCs w:val="18"/>
          <w:shd w:val="clear" w:fill="FFFFFF"/>
        </w:rPr>
        <w:t>是元素</w:t>
      </w:r>
      <w:r>
        <w:rPr>
          <w:rFonts w:hint="eastAsia" w:ascii="黑体" w:hAnsi="黑体" w:eastAsia="黑体" w:cs="黑体"/>
          <w:b/>
          <w:bCs/>
          <w:i w:val="0"/>
          <w:iCs w:val="0"/>
          <w:caps w:val="0"/>
          <w:color w:val="FF502C"/>
          <w:spacing w:val="24"/>
          <w:sz w:val="19"/>
          <w:szCs w:val="19"/>
          <w:shd w:val="clear" w:fill="FFFFFF"/>
        </w:rPr>
        <w:t>相对</w:t>
      </w:r>
      <w:r>
        <w:rPr>
          <w:rFonts w:hint="eastAsia" w:ascii="黑体" w:hAnsi="黑体" w:eastAsia="黑体" w:cs="黑体"/>
          <w:i w:val="0"/>
          <w:iCs w:val="0"/>
          <w:caps w:val="0"/>
          <w:color w:val="000000"/>
          <w:spacing w:val="24"/>
          <w:sz w:val="18"/>
          <w:szCs w:val="18"/>
          <w:shd w:val="clear" w:fill="FFFFFF"/>
        </w:rPr>
        <w:t>于它原来在标准流中的位置来说的。</w:t>
      </w:r>
      <w:r>
        <w:rPr>
          <w:rFonts w:hint="eastAsia" w:ascii="黑体" w:hAnsi="黑体" w:eastAsia="黑体" w:cs="黑体"/>
          <w:i w:val="0"/>
          <w:iCs w:val="0"/>
          <w:caps w:val="0"/>
          <w:color w:val="000000"/>
          <w:spacing w:val="24"/>
          <w:sz w:val="18"/>
          <w:szCs w:val="18"/>
          <w:shd w:val="clear" w:fill="FFFFFF"/>
        </w:rPr>
        <w:drawing>
          <wp:inline distT="0" distB="0" distL="114300" distR="114300">
            <wp:extent cx="9525" cy="9525"/>
            <wp:effectExtent l="0" t="0" r="0" b="0"/>
            <wp:docPr id="2" name="图片 27"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IMG_274"/>
                    <pic:cNvPicPr>
                      <a:picLocks noChangeAspect="1"/>
                    </pic:cNvPicPr>
                  </pic:nvPicPr>
                  <pic:blipFill>
                    <a:blip r:embed="rId22"/>
                    <a:stretch>
                      <a:fillRect/>
                    </a:stretch>
                  </pic:blipFill>
                  <pic:spPr>
                    <a:xfrm>
                      <a:off x="0" y="0"/>
                      <a:ext cx="9525" cy="9525"/>
                    </a:xfrm>
                    <a:prstGeom prst="rect">
                      <a:avLst/>
                    </a:prstGeom>
                    <a:noFill/>
                    <a:ln w="9525">
                      <a:noFill/>
                    </a:ln>
                  </pic:spPr>
                </pic:pic>
              </a:graphicData>
            </a:graphic>
          </wp:inline>
        </w:drawing>
      </w:r>
    </w:p>
    <w:p>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相对于自己原来在标准流中位置来移动的</w:t>
      </w:r>
    </w:p>
    <w:p>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原来</w:t>
      </w:r>
      <w:r>
        <w:rPr>
          <w:rFonts w:hint="eastAsia" w:ascii="黑体" w:hAnsi="黑体" w:eastAsia="黑体" w:cs="黑体"/>
          <w:b/>
          <w:bCs/>
          <w:i w:val="0"/>
          <w:iCs w:val="0"/>
          <w:caps w:val="0"/>
          <w:color w:val="FF502C"/>
          <w:spacing w:val="24"/>
          <w:sz w:val="19"/>
          <w:szCs w:val="19"/>
          <w:shd w:val="clear" w:fill="FFFFFF"/>
        </w:rPr>
        <w:t>在标准流的区域继续占有</w:t>
      </w:r>
      <w:r>
        <w:rPr>
          <w:rFonts w:hint="eastAsia" w:ascii="黑体" w:hAnsi="黑体" w:eastAsia="黑体" w:cs="黑体"/>
          <w:i w:val="0"/>
          <w:iCs w:val="0"/>
          <w:caps w:val="0"/>
          <w:color w:val="000000"/>
          <w:spacing w:val="24"/>
          <w:sz w:val="18"/>
          <w:szCs w:val="18"/>
          <w:shd w:val="clear" w:fill="FFFFFF"/>
        </w:rPr>
        <w:t>，后面的盒子仍然以标准流的方式对待它。</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「5. 绝对定位(absolute)」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绝对定位是元素以</w:t>
      </w:r>
      <w:r>
        <w:rPr>
          <w:rFonts w:hint="eastAsia" w:ascii="黑体" w:hAnsi="黑体" w:eastAsia="黑体" w:cs="黑体"/>
          <w:b/>
          <w:bCs/>
          <w:i w:val="0"/>
          <w:iCs w:val="0"/>
          <w:caps w:val="0"/>
          <w:color w:val="FF502C"/>
          <w:spacing w:val="24"/>
          <w:sz w:val="19"/>
          <w:szCs w:val="19"/>
          <w:shd w:val="clear" w:fill="FFFFFF"/>
        </w:rPr>
        <w:t>带有定位</w:t>
      </w:r>
      <w:r>
        <w:rPr>
          <w:rFonts w:hint="eastAsia" w:ascii="黑体" w:hAnsi="黑体" w:eastAsia="黑体" w:cs="黑体"/>
          <w:i w:val="0"/>
          <w:iCs w:val="0"/>
          <w:caps w:val="0"/>
          <w:color w:val="000000"/>
          <w:spacing w:val="24"/>
          <w:sz w:val="16"/>
          <w:szCs w:val="16"/>
          <w:shd w:val="clear" w:fill="FFFFFF"/>
        </w:rPr>
        <w:t>的父级元素来移动位置</w:t>
      </w:r>
    </w:p>
    <w:p>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完全脱表--完全不占位置；</w:t>
      </w:r>
    </w:p>
    <w:p>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父元素没有定位，则以浏览器为准定位(Document文档)。</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10287000" cy="7162800"/>
            <wp:effectExtent l="0" t="0" r="0" b="0"/>
            <wp:docPr id="21" name="图片 28"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 descr="IMG_275"/>
                    <pic:cNvPicPr>
                      <a:picLocks noChangeAspect="1"/>
                    </pic:cNvPicPr>
                  </pic:nvPicPr>
                  <pic:blipFill>
                    <a:blip r:embed="rId23"/>
                    <a:stretch>
                      <a:fillRect/>
                    </a:stretch>
                  </pic:blipFill>
                  <pic:spPr>
                    <a:xfrm>
                      <a:off x="0" y="0"/>
                      <a:ext cx="10287000" cy="7162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父元素有定位</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10287000" cy="6477000"/>
            <wp:effectExtent l="0" t="0" r="0" b="0"/>
            <wp:docPr id="9" name="图片 29"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9" descr="IMG_276"/>
                    <pic:cNvPicPr>
                      <a:picLocks noChangeAspect="1"/>
                    </pic:cNvPicPr>
                  </pic:nvPicPr>
                  <pic:blipFill>
                    <a:blip r:embed="rId24"/>
                    <a:stretch>
                      <a:fillRect/>
                    </a:stretch>
                  </pic:blipFill>
                  <pic:spPr>
                    <a:xfrm>
                      <a:off x="0" y="0"/>
                      <a:ext cx="10287000" cy="64770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19"/>
          <w:szCs w:val="19"/>
        </w:rPr>
      </w:pPr>
      <w:r>
        <w:rPr>
          <w:rFonts w:hint="eastAsia" w:ascii="黑体" w:hAnsi="黑体" w:eastAsia="黑体" w:cs="黑体"/>
          <w:b/>
          <w:bCs/>
          <w:i w:val="0"/>
          <w:iCs w:val="0"/>
          <w:caps w:val="0"/>
          <w:color w:val="000000"/>
          <w:spacing w:val="24"/>
          <w:sz w:val="19"/>
          <w:szCs w:val="19"/>
          <w:shd w:val="clear" w:fill="FFFFFF"/>
        </w:rPr>
        <w:t>定位口诀--子绝父相</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「6. 固定定位(fixed)」</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固定定位是</w:t>
      </w:r>
      <w:r>
        <w:rPr>
          <w:rFonts w:hint="eastAsia" w:ascii="黑体" w:hAnsi="黑体" w:eastAsia="黑体" w:cs="黑体"/>
          <w:b/>
          <w:bCs/>
          <w:i w:val="0"/>
          <w:iCs w:val="0"/>
          <w:caps w:val="0"/>
          <w:color w:val="FF502C"/>
          <w:spacing w:val="24"/>
          <w:sz w:val="19"/>
          <w:szCs w:val="19"/>
          <w:shd w:val="clear" w:fill="FFFFFF"/>
        </w:rPr>
        <w:t>绝对定位</w:t>
      </w:r>
      <w:r>
        <w:rPr>
          <w:rFonts w:hint="eastAsia" w:ascii="黑体" w:hAnsi="黑体" w:eastAsia="黑体" w:cs="黑体"/>
          <w:i w:val="0"/>
          <w:iCs w:val="0"/>
          <w:caps w:val="0"/>
          <w:color w:val="000000"/>
          <w:spacing w:val="24"/>
          <w:sz w:val="16"/>
          <w:szCs w:val="16"/>
          <w:shd w:val="clear" w:fill="FFFFFF"/>
        </w:rPr>
        <w:t>的一种特殊形式;</w:t>
      </w:r>
    </w:p>
    <w:p>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完全脱标--完全不占位置；</w:t>
      </w:r>
    </w:p>
    <w:p>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只认</w:t>
      </w:r>
      <w:r>
        <w:rPr>
          <w:rStyle w:val="11"/>
          <w:rFonts w:hint="eastAsia" w:ascii="黑体" w:hAnsi="黑体" w:eastAsia="黑体" w:cs="黑体"/>
          <w:i w:val="0"/>
          <w:iCs w:val="0"/>
          <w:caps w:val="0"/>
          <w:color w:val="000000"/>
          <w:spacing w:val="24"/>
          <w:sz w:val="18"/>
          <w:szCs w:val="18"/>
          <w:shd w:val="clear" w:fill="FFFFFF"/>
        </w:rPr>
        <w:t>浏览器的可视窗口</w:t>
      </w:r>
      <w:r>
        <w:rPr>
          <w:rFonts w:hint="eastAsia" w:ascii="黑体" w:hAnsi="黑体" w:eastAsia="黑体" w:cs="黑体"/>
          <w:i w:val="0"/>
          <w:iCs w:val="0"/>
          <w:caps w:val="0"/>
          <w:color w:val="000000"/>
          <w:spacing w:val="24"/>
          <w:sz w:val="18"/>
          <w:szCs w:val="18"/>
          <w:shd w:val="clear" w:fill="FFFFFF"/>
        </w:rPr>
        <w:t>--</w:t>
      </w:r>
      <w:r>
        <w:rPr>
          <w:rFonts w:hint="eastAsia" w:ascii="黑体" w:hAnsi="黑体" w:eastAsia="黑体" w:cs="黑体"/>
          <w:b/>
          <w:bCs/>
          <w:i w:val="0"/>
          <w:iCs w:val="0"/>
          <w:caps w:val="0"/>
          <w:color w:val="FF502C"/>
          <w:spacing w:val="24"/>
          <w:sz w:val="19"/>
          <w:szCs w:val="19"/>
          <w:shd w:val="clear" w:fill="FFFFFF"/>
        </w:rPr>
        <w:t>浏览器可视窗口+边偏移</w:t>
      </w:r>
      <w:r>
        <w:rPr>
          <w:rFonts w:hint="eastAsia" w:ascii="黑体" w:hAnsi="黑体" w:eastAsia="黑体" w:cs="黑体"/>
          <w:i w:val="0"/>
          <w:iCs w:val="0"/>
          <w:caps w:val="0"/>
          <w:color w:val="000000"/>
          <w:spacing w:val="24"/>
          <w:sz w:val="18"/>
          <w:szCs w:val="18"/>
          <w:shd w:val="clear" w:fill="FFFFFF"/>
        </w:rPr>
        <w:t>属性来设置元素的位置</w:t>
      </w:r>
    </w:p>
    <w:p>
      <w:pPr>
        <w:keepNext w:val="0"/>
        <w:keepLines w:val="0"/>
        <w:widowControl/>
        <w:numPr>
          <w:ilvl w:val="1"/>
          <w:numId w:val="8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跟父元素没有任何关系；单独使用</w:t>
      </w:r>
    </w:p>
    <w:p>
      <w:pPr>
        <w:keepNext w:val="0"/>
        <w:keepLines w:val="0"/>
        <w:widowControl/>
        <w:numPr>
          <w:ilvl w:val="1"/>
          <w:numId w:val="8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不随滚动条滚动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定位(position)的扩展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绝对定位的盒子居中</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720" w:right="720"/>
        <w:jc w:val="left"/>
        <w:rPr>
          <w:rFonts w:hint="eastAsia" w:ascii="黑体" w:hAnsi="黑体" w:eastAsia="黑体" w:cs="黑体"/>
          <w:color w:val="000000"/>
          <w:sz w:val="16"/>
          <w:szCs w:val="16"/>
        </w:rPr>
      </w:pPr>
      <w:r>
        <w:rPr>
          <w:rFonts w:hint="eastAsia" w:ascii="黑体" w:hAnsi="黑体" w:eastAsia="黑体" w:cs="黑体"/>
          <w:i w:val="0"/>
          <w:iCs w:val="0"/>
          <w:caps w:val="0"/>
          <w:color w:val="000000"/>
          <w:spacing w:val="24"/>
          <w:sz w:val="16"/>
          <w:szCs w:val="16"/>
          <w:shd w:val="clear" w:fill="F4EEFF"/>
        </w:rPr>
        <w:t>绝对定位/固定定位的盒子不能通过设置</w:t>
      </w:r>
      <w:r>
        <w:rPr>
          <w:rFonts w:hint="eastAsia" w:ascii="黑体" w:hAnsi="黑体" w:eastAsia="黑体" w:cs="黑体"/>
          <w:b/>
          <w:bCs/>
          <w:i w:val="0"/>
          <w:iCs w:val="0"/>
          <w:caps w:val="0"/>
          <w:color w:val="FF502C"/>
          <w:spacing w:val="24"/>
          <w:sz w:val="19"/>
          <w:szCs w:val="19"/>
          <w:shd w:val="clear" w:fill="F4EEFF"/>
        </w:rPr>
        <w:t>margin: auto</w:t>
      </w:r>
      <w:r>
        <w:rPr>
          <w:rFonts w:hint="eastAsia" w:ascii="黑体" w:hAnsi="黑体" w:eastAsia="黑体" w:cs="黑体"/>
          <w:i w:val="0"/>
          <w:iCs w:val="0"/>
          <w:caps w:val="0"/>
          <w:color w:val="000000"/>
          <w:spacing w:val="24"/>
          <w:sz w:val="16"/>
          <w:szCs w:val="16"/>
          <w:shd w:val="clear" w:fill="F4EEFF"/>
        </w:rPr>
        <w:t>设置水平居中 在使用绝对定位时要向实现水平居中，可以按照下面的方法：</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10287000" cy="3495675"/>
            <wp:effectExtent l="0" t="0" r="0" b="9525"/>
            <wp:docPr id="1" name="图片 30"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IMG_277"/>
                    <pic:cNvPicPr>
                      <a:picLocks noChangeAspect="1"/>
                    </pic:cNvPicPr>
                  </pic:nvPicPr>
                  <pic:blipFill>
                    <a:blip r:embed="rId25"/>
                    <a:stretch>
                      <a:fillRect/>
                    </a:stretch>
                  </pic:blipFill>
                  <pic:spPr>
                    <a:xfrm>
                      <a:off x="0" y="0"/>
                      <a:ext cx="10287000" cy="3495675"/>
                    </a:xfrm>
                    <a:prstGeom prst="rect">
                      <a:avLst/>
                    </a:prstGeom>
                    <a:noFill/>
                    <a:ln w="9525">
                      <a:noFill/>
                    </a:ln>
                  </pic:spPr>
                </pic:pic>
              </a:graphicData>
            </a:graphic>
          </wp:inline>
        </w:drawing>
      </w:r>
    </w:p>
    <w:p>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left : 50%</w:t>
      </w:r>
      <w:r>
        <w:rPr>
          <w:rFonts w:hint="eastAsia" w:ascii="黑体" w:hAnsi="黑体" w:eastAsia="黑体" w:cs="黑体"/>
          <w:i w:val="0"/>
          <w:iCs w:val="0"/>
          <w:caps w:val="0"/>
          <w:color w:val="000000"/>
          <w:spacing w:val="24"/>
          <w:sz w:val="18"/>
          <w:szCs w:val="18"/>
          <w:shd w:val="clear" w:fill="FFFFFF"/>
        </w:rPr>
        <w:t>:让盒子的左侧移动到父级元素的水平中心位置；</w:t>
      </w:r>
    </w:p>
    <w:p>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margin-left: -100px;</w:t>
      </w:r>
      <w:r>
        <w:rPr>
          <w:rFonts w:hint="eastAsia" w:ascii="黑体" w:hAnsi="黑体" w:eastAsia="黑体" w:cs="黑体"/>
          <w:i w:val="0"/>
          <w:iCs w:val="0"/>
          <w:caps w:val="0"/>
          <w:color w:val="000000"/>
          <w:spacing w:val="24"/>
          <w:sz w:val="18"/>
          <w:szCs w:val="18"/>
          <w:shd w:val="clear" w:fill="FFFFFF"/>
        </w:rPr>
        <w:t>让盒子向左移动自身宽度的一半。</w:t>
      </w:r>
    </w:p>
    <w:p>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同理垂直居中。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堆叠顺序（z-index）</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在使用</w:t>
      </w:r>
      <w:r>
        <w:rPr>
          <w:rStyle w:val="11"/>
          <w:rFonts w:hint="eastAsia" w:ascii="黑体" w:hAnsi="黑体" w:eastAsia="黑体" w:cs="黑体"/>
          <w:i w:val="0"/>
          <w:iCs w:val="0"/>
          <w:caps w:val="0"/>
          <w:color w:val="916DD5"/>
          <w:spacing w:val="24"/>
          <w:sz w:val="16"/>
          <w:szCs w:val="16"/>
          <w:shd w:val="clear" w:fill="FFFFFF"/>
        </w:rPr>
        <w:t>「定位」</w:t>
      </w:r>
      <w:r>
        <w:rPr>
          <w:rFonts w:hint="eastAsia" w:ascii="黑体" w:hAnsi="黑体" w:eastAsia="黑体" w:cs="黑体"/>
          <w:i w:val="0"/>
          <w:iCs w:val="0"/>
          <w:caps w:val="0"/>
          <w:color w:val="000000"/>
          <w:spacing w:val="24"/>
          <w:sz w:val="16"/>
          <w:szCs w:val="16"/>
          <w:shd w:val="clear" w:fill="FFFFFF"/>
        </w:rPr>
        <w:t>布局时，可能会</w:t>
      </w:r>
      <w:r>
        <w:rPr>
          <w:rStyle w:val="11"/>
          <w:rFonts w:hint="eastAsia" w:ascii="黑体" w:hAnsi="黑体" w:eastAsia="黑体" w:cs="黑体"/>
          <w:i w:val="0"/>
          <w:iCs w:val="0"/>
          <w:caps w:val="0"/>
          <w:color w:val="916DD5"/>
          <w:spacing w:val="24"/>
          <w:sz w:val="16"/>
          <w:szCs w:val="16"/>
          <w:shd w:val="clear" w:fill="FFFFFF"/>
        </w:rPr>
        <w:t>「出现盒子重叠的情况」</w:t>
      </w:r>
      <w:r>
        <w:rPr>
          <w:rFonts w:hint="eastAsia" w:ascii="黑体" w:hAnsi="黑体" w:eastAsia="黑体" w:cs="黑体"/>
          <w:i w:val="0"/>
          <w:iCs w:val="0"/>
          <w:caps w:val="0"/>
          <w:color w:val="000000"/>
          <w:spacing w:val="24"/>
          <w:sz w:val="16"/>
          <w:szCs w:val="16"/>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加了定位的盒子，默认</w:t>
      </w:r>
      <w:r>
        <w:rPr>
          <w:rStyle w:val="11"/>
          <w:rFonts w:hint="eastAsia" w:ascii="黑体" w:hAnsi="黑体" w:eastAsia="黑体" w:cs="黑体"/>
          <w:i w:val="0"/>
          <w:iCs w:val="0"/>
          <w:caps w:val="0"/>
          <w:color w:val="916DD5"/>
          <w:spacing w:val="24"/>
          <w:sz w:val="16"/>
          <w:szCs w:val="16"/>
          <w:shd w:val="clear" w:fill="FFFFFF"/>
        </w:rPr>
        <w:t>「后来者居上」</w:t>
      </w:r>
      <w:r>
        <w:rPr>
          <w:rFonts w:hint="eastAsia" w:ascii="黑体" w:hAnsi="黑体" w:eastAsia="黑体" w:cs="黑体"/>
          <w:i w:val="0"/>
          <w:iCs w:val="0"/>
          <w:caps w:val="0"/>
          <w:color w:val="000000"/>
          <w:spacing w:val="24"/>
          <w:sz w:val="16"/>
          <w:szCs w:val="16"/>
          <w:shd w:val="clear" w:fill="FFFFFF"/>
        </w:rPr>
        <w:t>， 后面的盒子会压住前面的盒子。</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应用 </w:t>
      </w:r>
      <w:r>
        <w:rPr>
          <w:rStyle w:val="12"/>
          <w:rFonts w:hint="eastAsia" w:ascii="黑体" w:hAnsi="黑体" w:eastAsia="黑体" w:cs="黑体"/>
          <w:b/>
          <w:bCs/>
          <w:i w:val="0"/>
          <w:iCs w:val="0"/>
          <w:caps w:val="0"/>
          <w:color w:val="916DD5"/>
          <w:spacing w:val="24"/>
          <w:sz w:val="16"/>
          <w:szCs w:val="16"/>
          <w:shd w:val="clear" w:fill="FFFFFF"/>
        </w:rPr>
        <w:t>z-index</w:t>
      </w:r>
      <w:r>
        <w:rPr>
          <w:rFonts w:hint="eastAsia" w:ascii="黑体" w:hAnsi="黑体" w:eastAsia="黑体" w:cs="黑体"/>
          <w:i w:val="0"/>
          <w:iCs w:val="0"/>
          <w:caps w:val="0"/>
          <w:color w:val="000000"/>
          <w:spacing w:val="24"/>
          <w:sz w:val="16"/>
          <w:szCs w:val="16"/>
          <w:shd w:val="clear" w:fill="FFFFFF"/>
        </w:rPr>
        <w:t> 层叠等级属性可以</w:t>
      </w:r>
      <w:r>
        <w:rPr>
          <w:rStyle w:val="11"/>
          <w:rFonts w:hint="eastAsia" w:ascii="黑体" w:hAnsi="黑体" w:eastAsia="黑体" w:cs="黑体"/>
          <w:i w:val="0"/>
          <w:iCs w:val="0"/>
          <w:caps w:val="0"/>
          <w:color w:val="916DD5"/>
          <w:spacing w:val="24"/>
          <w:sz w:val="16"/>
          <w:szCs w:val="16"/>
          <w:shd w:val="clear" w:fill="FFFFFF"/>
        </w:rPr>
        <w:t>「调整盒子的堆叠顺序」</w:t>
      </w:r>
      <w:r>
        <w:rPr>
          <w:rFonts w:hint="eastAsia" w:ascii="黑体" w:hAnsi="黑体" w:eastAsia="黑体" w:cs="黑体"/>
          <w:i w:val="0"/>
          <w:iCs w:val="0"/>
          <w:caps w:val="0"/>
          <w:color w:val="000000"/>
          <w:spacing w:val="24"/>
          <w:sz w:val="16"/>
          <w:szCs w:val="16"/>
          <w:shd w:val="clear" w:fill="FFFFFF"/>
        </w:rPr>
        <w:t>。如下图所示：</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10287000" cy="2857500"/>
            <wp:effectExtent l="0" t="0" r="0" b="7620"/>
            <wp:docPr id="23" name="图片 31"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1" descr="IMG_278"/>
                    <pic:cNvPicPr>
                      <a:picLocks noChangeAspect="1"/>
                    </pic:cNvPicPr>
                  </pic:nvPicPr>
                  <pic:blipFill>
                    <a:blip r:embed="rId26"/>
                    <a:stretch>
                      <a:fillRect/>
                    </a:stretch>
                  </pic:blipFill>
                  <pic:spPr>
                    <a:xfrm>
                      <a:off x="0" y="0"/>
                      <a:ext cx="10287000" cy="2857500"/>
                    </a:xfrm>
                    <a:prstGeom prst="rect">
                      <a:avLst/>
                    </a:prstGeom>
                    <a:noFill/>
                    <a:ln w="9525">
                      <a:noFill/>
                    </a:ln>
                  </pic:spPr>
                </pic:pic>
              </a:graphicData>
            </a:graphic>
          </wp:inline>
        </w:drawing>
      </w:r>
      <w:r>
        <w:rPr>
          <w:rFonts w:hint="eastAsia" w:ascii="黑体" w:hAnsi="黑体" w:eastAsia="黑体" w:cs="黑体"/>
          <w:b/>
          <w:bCs/>
          <w:i w:val="0"/>
          <w:iCs w:val="0"/>
          <w:caps w:val="0"/>
          <w:color w:val="FF502C"/>
          <w:spacing w:val="24"/>
          <w:sz w:val="19"/>
          <w:szCs w:val="19"/>
          <w:shd w:val="clear" w:fill="FFFFFF"/>
        </w:rPr>
        <w:t>z-index</w:t>
      </w:r>
      <w:r>
        <w:rPr>
          <w:rFonts w:hint="eastAsia" w:ascii="黑体" w:hAnsi="黑体" w:eastAsia="黑体" w:cs="黑体"/>
          <w:i w:val="0"/>
          <w:iCs w:val="0"/>
          <w:caps w:val="0"/>
          <w:color w:val="000000"/>
          <w:spacing w:val="24"/>
          <w:sz w:val="16"/>
          <w:szCs w:val="16"/>
          <w:shd w:val="clear" w:fill="FFFFFF"/>
        </w:rPr>
        <w:t>的特性如下:</w:t>
      </w:r>
    </w:p>
    <w:p>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1"/>
          <w:rFonts w:hint="eastAsia" w:ascii="黑体" w:hAnsi="黑体" w:eastAsia="黑体" w:cs="黑体"/>
          <w:i w:val="0"/>
          <w:iCs w:val="0"/>
          <w:caps w:val="0"/>
          <w:color w:val="000000"/>
          <w:spacing w:val="24"/>
          <w:sz w:val="18"/>
          <w:szCs w:val="18"/>
          <w:shd w:val="clear" w:fill="FFFFFF"/>
        </w:rPr>
        <w:t>属性值</w:t>
      </w:r>
      <w:r>
        <w:rPr>
          <w:rFonts w:hint="eastAsia" w:ascii="黑体" w:hAnsi="黑体" w:eastAsia="黑体" w:cs="黑体"/>
          <w:i w:val="0"/>
          <w:iCs w:val="0"/>
          <w:caps w:val="0"/>
          <w:color w:val="000000"/>
          <w:spacing w:val="24"/>
          <w:sz w:val="18"/>
          <w:szCs w:val="18"/>
          <w:shd w:val="clear" w:fill="FFFFFF"/>
        </w:rPr>
        <w:t>：正整数、负整数或 0，默认值是 0，</w:t>
      </w:r>
      <w:r>
        <w:rPr>
          <w:rFonts w:hint="eastAsia" w:ascii="黑体" w:hAnsi="黑体" w:eastAsia="黑体" w:cs="黑体"/>
          <w:b/>
          <w:bCs/>
          <w:i w:val="0"/>
          <w:iCs w:val="0"/>
          <w:caps w:val="0"/>
          <w:color w:val="FF502C"/>
          <w:spacing w:val="24"/>
          <w:sz w:val="19"/>
          <w:szCs w:val="19"/>
          <w:shd w:val="clear" w:fill="FFFFFF"/>
        </w:rPr>
        <w:t>数值越大，盒子越靠上</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如果属性值相同，则按照书写顺序，</w:t>
      </w:r>
      <w:r>
        <w:rPr>
          <w:rFonts w:hint="eastAsia" w:ascii="黑体" w:hAnsi="黑体" w:eastAsia="黑体" w:cs="黑体"/>
          <w:b/>
          <w:bCs/>
          <w:i w:val="0"/>
          <w:iCs w:val="0"/>
          <w:caps w:val="0"/>
          <w:color w:val="FF502C"/>
          <w:spacing w:val="24"/>
          <w:sz w:val="19"/>
          <w:szCs w:val="19"/>
          <w:shd w:val="clear" w:fill="FFFFFF"/>
        </w:rPr>
        <w:t>后来居上</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数字后面</w:t>
      </w:r>
      <w:r>
        <w:rPr>
          <w:rFonts w:hint="eastAsia" w:ascii="黑体" w:hAnsi="黑体" w:eastAsia="黑体" w:cs="黑体"/>
          <w:b/>
          <w:bCs/>
          <w:i w:val="0"/>
          <w:iCs w:val="0"/>
          <w:caps w:val="0"/>
          <w:color w:val="FF502C"/>
          <w:spacing w:val="24"/>
          <w:sz w:val="19"/>
          <w:szCs w:val="19"/>
          <w:shd w:val="clear" w:fill="FFFFFF"/>
        </w:rPr>
        <w:t>不能加</w:t>
      </w:r>
      <w:r>
        <w:rPr>
          <w:rFonts w:hint="eastAsia" w:ascii="黑体" w:hAnsi="黑体" w:eastAsia="黑体" w:cs="黑体"/>
          <w:i w:val="0"/>
          <w:iCs w:val="0"/>
          <w:caps w:val="0"/>
          <w:color w:val="000000"/>
          <w:spacing w:val="24"/>
          <w:sz w:val="18"/>
          <w:szCs w:val="18"/>
          <w:shd w:val="clear" w:fill="FFFFFF"/>
        </w:rPr>
        <w:t>单位</w:t>
      </w:r>
    </w:p>
    <w:p>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z-index只能用于相对定位、绝对定位和固定定位的元素，其他标准流、浮动和静态定位</w:t>
      </w:r>
      <w:r>
        <w:rPr>
          <w:rFonts w:hint="eastAsia" w:ascii="黑体" w:hAnsi="黑体" w:eastAsia="黑体" w:cs="黑体"/>
          <w:b/>
          <w:bCs/>
          <w:i w:val="0"/>
          <w:iCs w:val="0"/>
          <w:caps w:val="0"/>
          <w:color w:val="FF502C"/>
          <w:spacing w:val="24"/>
          <w:sz w:val="19"/>
          <w:szCs w:val="19"/>
          <w:shd w:val="clear" w:fill="FFFFFF"/>
        </w:rPr>
        <w:t>无效</w:t>
      </w:r>
      <w:r>
        <w:rPr>
          <w:rFonts w:hint="eastAsia" w:ascii="黑体" w:hAnsi="黑体" w:eastAsia="黑体" w:cs="黑体"/>
          <w:i w:val="0"/>
          <w:iCs w:val="0"/>
          <w:caps w:val="0"/>
          <w:color w:val="000000"/>
          <w:spacing w:val="24"/>
          <w:sz w:val="18"/>
          <w:szCs w:val="18"/>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定位改变display属性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前面提过， display 是 </w:t>
      </w:r>
      <w:r>
        <w:rPr>
          <w:rFonts w:hint="eastAsia" w:ascii="黑体" w:hAnsi="黑体" w:eastAsia="黑体" w:cs="黑体"/>
          <w:b/>
          <w:bCs/>
          <w:i w:val="0"/>
          <w:iCs w:val="0"/>
          <w:caps w:val="0"/>
          <w:color w:val="FF502C"/>
          <w:spacing w:val="24"/>
          <w:sz w:val="19"/>
          <w:szCs w:val="19"/>
          <w:shd w:val="clear" w:fill="FFFFFF"/>
        </w:rPr>
        <w:t>显示模式</w:t>
      </w:r>
      <w:r>
        <w:rPr>
          <w:rFonts w:hint="eastAsia" w:ascii="黑体" w:hAnsi="黑体" w:eastAsia="黑体" w:cs="黑体"/>
          <w:i w:val="0"/>
          <w:iCs w:val="0"/>
          <w:caps w:val="0"/>
          <w:color w:val="000000"/>
          <w:spacing w:val="24"/>
          <w:sz w:val="16"/>
          <w:szCs w:val="16"/>
          <w:shd w:val="clear" w:fill="FFFFFF"/>
        </w:rPr>
        <w:t>， 可以通过以下方式改变显示模式:</w:t>
      </w:r>
    </w:p>
    <w:p>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可以用inline-block  转换为行内块</w:t>
      </w:r>
    </w:p>
    <w:p>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可以用浮动 float 默认转换为行内块（类似，并不完全一样，因为浮动是脱标的）</w:t>
      </w:r>
    </w:p>
    <w:p>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绝对定位和固定定位也和浮动类似， 默认转换的特性 转换为行内块。</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所以说， 一个行内的盒子，如果加了</w:t>
      </w:r>
      <w:r>
        <w:rPr>
          <w:rStyle w:val="11"/>
          <w:rFonts w:hint="eastAsia" w:ascii="黑体" w:hAnsi="黑体" w:eastAsia="黑体" w:cs="黑体"/>
          <w:i w:val="0"/>
          <w:iCs w:val="0"/>
          <w:caps w:val="0"/>
          <w:color w:val="916DD5"/>
          <w:spacing w:val="24"/>
          <w:sz w:val="16"/>
          <w:szCs w:val="16"/>
          <w:shd w:val="clear" w:fill="FFFFFF"/>
        </w:rPr>
        <w:t>「浮动」</w:t>
      </w:r>
      <w:r>
        <w:rPr>
          <w:rFonts w:hint="eastAsia" w:ascii="黑体" w:hAnsi="黑体" w:eastAsia="黑体" w:cs="黑体"/>
          <w:i w:val="0"/>
          <w:iCs w:val="0"/>
          <w:caps w:val="0"/>
          <w:color w:val="000000"/>
          <w:spacing w:val="24"/>
          <w:sz w:val="16"/>
          <w:szCs w:val="16"/>
          <w:shd w:val="clear" w:fill="FFFFFF"/>
        </w:rPr>
        <w:t>、</w:t>
      </w:r>
      <w:r>
        <w:rPr>
          <w:rStyle w:val="11"/>
          <w:rFonts w:hint="eastAsia" w:ascii="黑体" w:hAnsi="黑体" w:eastAsia="黑体" w:cs="黑体"/>
          <w:i w:val="0"/>
          <w:iCs w:val="0"/>
          <w:caps w:val="0"/>
          <w:color w:val="916DD5"/>
          <w:spacing w:val="24"/>
          <w:sz w:val="16"/>
          <w:szCs w:val="16"/>
          <w:shd w:val="clear" w:fill="FFFFFF"/>
        </w:rPr>
        <w:t>「固定定位」</w:t>
      </w:r>
      <w:r>
        <w:rPr>
          <w:rFonts w:hint="eastAsia" w:ascii="黑体" w:hAnsi="黑体" w:eastAsia="黑体" w:cs="黑体"/>
          <w:i w:val="0"/>
          <w:iCs w:val="0"/>
          <w:caps w:val="0"/>
          <w:color w:val="000000"/>
          <w:spacing w:val="24"/>
          <w:sz w:val="16"/>
          <w:szCs w:val="16"/>
          <w:shd w:val="clear" w:fill="FFFFFF"/>
        </w:rPr>
        <w:t>和</w:t>
      </w:r>
      <w:r>
        <w:rPr>
          <w:rStyle w:val="11"/>
          <w:rFonts w:hint="eastAsia" w:ascii="黑体" w:hAnsi="黑体" w:eastAsia="黑体" w:cs="黑体"/>
          <w:i w:val="0"/>
          <w:iCs w:val="0"/>
          <w:caps w:val="0"/>
          <w:color w:val="916DD5"/>
          <w:spacing w:val="24"/>
          <w:sz w:val="16"/>
          <w:szCs w:val="16"/>
          <w:shd w:val="clear" w:fill="FFFFFF"/>
        </w:rPr>
        <w:t>「绝对定位」</w:t>
      </w:r>
      <w:r>
        <w:rPr>
          <w:rFonts w:hint="eastAsia" w:ascii="黑体" w:hAnsi="黑体" w:eastAsia="黑体" w:cs="黑体"/>
          <w:i w:val="0"/>
          <w:iCs w:val="0"/>
          <w:caps w:val="0"/>
          <w:color w:val="000000"/>
          <w:spacing w:val="24"/>
          <w:sz w:val="16"/>
          <w:szCs w:val="16"/>
          <w:shd w:val="clear" w:fill="FFFFFF"/>
        </w:rPr>
        <w:t>，不用转换，就可以给这个盒子直接设置宽度和高度等。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定位小结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26"/>
        <w:gridCol w:w="1582"/>
        <w:gridCol w:w="1677"/>
        <w:gridCol w:w="1459"/>
        <w:gridCol w:w="1838"/>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定位模式</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是否脱标占有位置</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移动位置基准</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模式转换（行内块）</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使用情况</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静态static</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不脱标，正常模式</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正常模式</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不能</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几乎不用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相对定位relative</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不脱标，占有位置</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相对自身位置移动</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不能</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基本单独使用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绝对定位absolute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完全脱标，不占有位置</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相对于定位父级移动位置</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能</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要和定位父级元素搭配使用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固定定位fixed</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完全脱标，不占有位置</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相对于浏览器移动位置</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能</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单独使用，不需要父级</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注意：</w:t>
      </w:r>
    </w:p>
    <w:p>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边偏移</w:t>
      </w:r>
      <w:r>
        <w:rPr>
          <w:rFonts w:hint="eastAsia" w:ascii="黑体" w:hAnsi="黑体" w:eastAsia="黑体" w:cs="黑体"/>
          <w:i w:val="0"/>
          <w:iCs w:val="0"/>
          <w:caps w:val="0"/>
          <w:color w:val="000000"/>
          <w:spacing w:val="24"/>
          <w:sz w:val="18"/>
          <w:szCs w:val="18"/>
          <w:shd w:val="clear" w:fill="FFFFFF"/>
        </w:rPr>
        <w:t> 需要和 </w:t>
      </w:r>
      <w:r>
        <w:rPr>
          <w:rStyle w:val="12"/>
          <w:rFonts w:hint="eastAsia" w:ascii="黑体" w:hAnsi="黑体" w:eastAsia="黑体" w:cs="黑体"/>
          <w:b/>
          <w:bCs/>
          <w:i w:val="0"/>
          <w:iCs w:val="0"/>
          <w:caps w:val="0"/>
          <w:color w:val="916DD5"/>
          <w:spacing w:val="24"/>
          <w:sz w:val="18"/>
          <w:szCs w:val="18"/>
          <w:shd w:val="clear" w:fill="FFFFFF"/>
        </w:rPr>
        <w:t>定位模式</w:t>
      </w:r>
      <w:r>
        <w:rPr>
          <w:rFonts w:hint="eastAsia" w:ascii="黑体" w:hAnsi="黑体" w:eastAsia="黑体" w:cs="黑体"/>
          <w:i w:val="0"/>
          <w:iCs w:val="0"/>
          <w:caps w:val="0"/>
          <w:color w:val="000000"/>
          <w:spacing w:val="24"/>
          <w:sz w:val="18"/>
          <w:szCs w:val="18"/>
          <w:shd w:val="clear" w:fill="FFFFFF"/>
        </w:rPr>
        <w:t> 联合使用，</w:t>
      </w:r>
      <w:r>
        <w:rPr>
          <w:rStyle w:val="12"/>
          <w:rFonts w:hint="eastAsia" w:ascii="黑体" w:hAnsi="黑体" w:eastAsia="黑体" w:cs="黑体"/>
          <w:b/>
          <w:bCs/>
          <w:i w:val="0"/>
          <w:iCs w:val="0"/>
          <w:caps w:val="0"/>
          <w:color w:val="916DD5"/>
          <w:spacing w:val="24"/>
          <w:sz w:val="18"/>
          <w:szCs w:val="18"/>
          <w:shd w:val="clear" w:fill="FFFFFF"/>
        </w:rPr>
        <w:t>单独使用无效</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top</w:t>
      </w:r>
      <w:r>
        <w:rPr>
          <w:rFonts w:hint="eastAsia" w:ascii="黑体" w:hAnsi="黑体" w:eastAsia="黑体" w:cs="黑体"/>
          <w:i w:val="0"/>
          <w:iCs w:val="0"/>
          <w:caps w:val="0"/>
          <w:color w:val="000000"/>
          <w:spacing w:val="24"/>
          <w:sz w:val="18"/>
          <w:szCs w:val="18"/>
          <w:shd w:val="clear" w:fill="FFFFFF"/>
        </w:rPr>
        <w:t> 和 </w:t>
      </w:r>
      <w:r>
        <w:rPr>
          <w:rStyle w:val="12"/>
          <w:rFonts w:hint="eastAsia" w:ascii="黑体" w:hAnsi="黑体" w:eastAsia="黑体" w:cs="黑体"/>
          <w:b/>
          <w:bCs/>
          <w:i w:val="0"/>
          <w:iCs w:val="0"/>
          <w:caps w:val="0"/>
          <w:color w:val="916DD5"/>
          <w:spacing w:val="24"/>
          <w:sz w:val="18"/>
          <w:szCs w:val="18"/>
          <w:shd w:val="clear" w:fill="FFFFFF"/>
        </w:rPr>
        <w:t>bottom</w:t>
      </w:r>
      <w:r>
        <w:rPr>
          <w:rFonts w:hint="eastAsia" w:ascii="黑体" w:hAnsi="黑体" w:eastAsia="黑体" w:cs="黑体"/>
          <w:i w:val="0"/>
          <w:iCs w:val="0"/>
          <w:caps w:val="0"/>
          <w:color w:val="000000"/>
          <w:spacing w:val="24"/>
          <w:sz w:val="18"/>
          <w:szCs w:val="18"/>
          <w:shd w:val="clear" w:fill="FFFFFF"/>
        </w:rPr>
        <w:t> 不要同时使用；</w:t>
      </w:r>
    </w:p>
    <w:p>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Style w:val="12"/>
          <w:rFonts w:hint="eastAsia" w:ascii="黑体" w:hAnsi="黑体" w:eastAsia="黑体" w:cs="黑体"/>
          <w:b/>
          <w:bCs/>
          <w:i w:val="0"/>
          <w:iCs w:val="0"/>
          <w:caps w:val="0"/>
          <w:color w:val="916DD5"/>
          <w:spacing w:val="24"/>
          <w:sz w:val="18"/>
          <w:szCs w:val="18"/>
          <w:shd w:val="clear" w:fill="FFFFFF"/>
        </w:rPr>
        <w:t>left</w:t>
      </w:r>
      <w:r>
        <w:rPr>
          <w:rFonts w:hint="eastAsia" w:ascii="黑体" w:hAnsi="黑体" w:eastAsia="黑体" w:cs="黑体"/>
          <w:i w:val="0"/>
          <w:iCs w:val="0"/>
          <w:caps w:val="0"/>
          <w:color w:val="000000"/>
          <w:spacing w:val="24"/>
          <w:sz w:val="18"/>
          <w:szCs w:val="18"/>
          <w:shd w:val="clear" w:fill="FFFFFF"/>
        </w:rPr>
        <w:t> 和 </w:t>
      </w:r>
      <w:r>
        <w:rPr>
          <w:rStyle w:val="12"/>
          <w:rFonts w:hint="eastAsia" w:ascii="黑体" w:hAnsi="黑体" w:eastAsia="黑体" w:cs="黑体"/>
          <w:b/>
          <w:bCs/>
          <w:i w:val="0"/>
          <w:iCs w:val="0"/>
          <w:caps w:val="0"/>
          <w:color w:val="916DD5"/>
          <w:spacing w:val="24"/>
          <w:sz w:val="18"/>
          <w:szCs w:val="18"/>
          <w:shd w:val="clear" w:fill="FFFFFF"/>
        </w:rPr>
        <w:t>right</w:t>
      </w:r>
      <w:r>
        <w:rPr>
          <w:rFonts w:hint="eastAsia" w:ascii="黑体" w:hAnsi="黑体" w:eastAsia="黑体" w:cs="黑体"/>
          <w:i w:val="0"/>
          <w:iCs w:val="0"/>
          <w:caps w:val="0"/>
          <w:color w:val="000000"/>
          <w:spacing w:val="24"/>
          <w:sz w:val="18"/>
          <w:szCs w:val="18"/>
          <w:shd w:val="clear" w:fill="FFFFFF"/>
        </w:rPr>
        <w:t> 不要同时使用。</w:t>
      </w:r>
    </w:p>
    <w:p>
      <w:pPr>
        <w:keepNext w:val="0"/>
        <w:keepLines w:val="0"/>
        <w:widowControl/>
        <w:suppressLineNumbers w:val="0"/>
        <w:jc w:val="left"/>
        <w:rPr>
          <w:rFonts w:hint="eastAsia" w:ascii="黑体" w:hAnsi="黑体" w:eastAsia="黑体" w:cs="黑体"/>
        </w:rPr>
      </w:pPr>
    </w:p>
    <w:p>
      <w:pPr>
        <w:keepNext w:val="0"/>
        <w:keepLines w:val="0"/>
        <w:widowControl/>
        <w:suppressLineNumbers w:val="0"/>
        <w:pBdr>
          <w:top w:val="single" w:color="D9B8FA" w:sz="12"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Fonts w:hint="eastAsia" w:ascii="黑体" w:hAnsi="黑体" w:eastAsia="黑体" w:cs="黑体"/>
        </w:rPr>
        <w:pict>
          <v:rect id="_x0000_i1033"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ind w:left="0" w:right="120" w:firstLine="0"/>
        <w:jc w:val="left"/>
        <w:rPr>
          <w:rFonts w:hint="eastAsia" w:ascii="黑体" w:hAnsi="黑体" w:eastAsia="黑体" w:cs="黑体"/>
          <w:b/>
          <w:bCs/>
          <w:i w:val="0"/>
          <w:iCs w:val="0"/>
          <w:caps w:val="0"/>
          <w:color w:val="000000"/>
          <w:spacing w:val="24"/>
          <w:sz w:val="26"/>
          <w:szCs w:val="26"/>
        </w:rPr>
      </w:pPr>
      <w:r>
        <w:rPr>
          <w:rFonts w:hint="eastAsia" w:ascii="黑体" w:hAnsi="黑体" w:eastAsia="黑体" w:cs="黑体"/>
          <w:b/>
          <w:bCs/>
          <w:i w:val="0"/>
          <w:iCs w:val="0"/>
          <w:caps w:val="0"/>
          <w:color w:val="000000"/>
          <w:spacing w:val="24"/>
          <w:sz w:val="30"/>
          <w:szCs w:val="30"/>
          <w:bdr w:val="single" w:color="916DD5" w:sz="24" w:space="0"/>
          <w:shd w:val="clear" w:fill="FFFFFF"/>
        </w:rPr>
        <w:t>CSS高级技巧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元素的显示与隐藏</w:t>
      </w:r>
    </w:p>
    <w:p>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2" w:lineRule="atLeast"/>
        <w:ind w:left="0" w:right="0"/>
        <w:jc w:val="left"/>
        <w:rPr>
          <w:rFonts w:hint="eastAsia" w:ascii="黑体" w:hAnsi="黑体" w:eastAsia="黑体" w:cs="黑体"/>
          <w:color w:val="000000"/>
        </w:rPr>
      </w:pPr>
      <w:r>
        <w:rPr>
          <w:rStyle w:val="11"/>
          <w:rFonts w:hint="eastAsia" w:ascii="黑体" w:hAnsi="黑体" w:eastAsia="黑体" w:cs="黑体"/>
          <w:i w:val="0"/>
          <w:iCs w:val="0"/>
          <w:caps w:val="0"/>
          <w:color w:val="000000"/>
          <w:spacing w:val="24"/>
          <w:sz w:val="18"/>
          <w:szCs w:val="18"/>
          <w:shd w:val="clear" w:fill="FFFFFF"/>
        </w:rPr>
        <w:t>目的:</w:t>
      </w:r>
      <w:r>
        <w:rPr>
          <w:rFonts w:hint="eastAsia" w:ascii="黑体" w:hAnsi="黑体" w:eastAsia="黑体" w:cs="黑体"/>
          <w:i w:val="0"/>
          <w:iCs w:val="0"/>
          <w:caps w:val="0"/>
          <w:color w:val="000000"/>
          <w:spacing w:val="24"/>
          <w:sz w:val="18"/>
          <w:szCs w:val="18"/>
          <w:shd w:val="clear" w:fill="FFFFFF"/>
        </w:rPr>
        <w:t>让一个元素在页面中消失或者显示出来</w:t>
      </w:r>
    </w:p>
    <w:p>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12" w:lineRule="atLeast"/>
        <w:ind w:left="0" w:right="0"/>
        <w:jc w:val="left"/>
        <w:rPr>
          <w:rFonts w:hint="eastAsia" w:ascii="黑体" w:hAnsi="黑体" w:eastAsia="黑体" w:cs="黑体"/>
          <w:color w:val="000000"/>
        </w:rPr>
      </w:pPr>
      <w:r>
        <w:rPr>
          <w:rStyle w:val="11"/>
          <w:rFonts w:hint="eastAsia" w:ascii="黑体" w:hAnsi="黑体" w:eastAsia="黑体" w:cs="黑体"/>
          <w:i w:val="0"/>
          <w:iCs w:val="0"/>
          <w:caps w:val="0"/>
          <w:color w:val="000000"/>
          <w:spacing w:val="24"/>
          <w:sz w:val="18"/>
          <w:szCs w:val="18"/>
          <w:shd w:val="clear" w:fill="FFFFFF"/>
        </w:rPr>
        <w:t>场景:</w:t>
      </w:r>
      <w:r>
        <w:rPr>
          <w:rFonts w:hint="eastAsia" w:ascii="黑体" w:hAnsi="黑体" w:eastAsia="黑体" w:cs="黑体"/>
          <w:i w:val="0"/>
          <w:iCs w:val="0"/>
          <w:caps w:val="0"/>
          <w:color w:val="000000"/>
          <w:spacing w:val="24"/>
          <w:sz w:val="18"/>
          <w:szCs w:val="18"/>
          <w:shd w:val="clear" w:fill="FFFFFF"/>
        </w:rPr>
        <w:t>类似网站广告，当我们点击关闭就不见了，但是我们重新刷新页面，会重新出现！</w:t>
      </w:r>
    </w:p>
    <w:p>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1.1 display 显示（重点）</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display设置或检索对象是否显示或如何显示。</w:t>
      </w:r>
    </w:p>
    <w:p>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display: none</w:t>
      </w:r>
      <w:r>
        <w:rPr>
          <w:rFonts w:hint="eastAsia" w:ascii="黑体" w:hAnsi="黑体" w:eastAsia="黑体" w:cs="黑体"/>
          <w:i w:val="0"/>
          <w:iCs w:val="0"/>
          <w:caps w:val="0"/>
          <w:color w:val="000000"/>
          <w:spacing w:val="24"/>
          <w:sz w:val="18"/>
          <w:szCs w:val="18"/>
          <w:shd w:val="clear" w:fill="FFFFFF"/>
        </w:rPr>
        <w:t> 隐藏对象</w:t>
      </w:r>
    </w:p>
    <w:p>
      <w:pPr>
        <w:keepNext w:val="0"/>
        <w:keepLines w:val="0"/>
        <w:widowControl/>
        <w:numPr>
          <w:ilvl w:val="1"/>
          <w:numId w:val="9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特点：隐藏之后，</w:t>
      </w:r>
      <w:r>
        <w:rPr>
          <w:rFonts w:hint="eastAsia" w:ascii="黑体" w:hAnsi="黑体" w:eastAsia="黑体" w:cs="黑体"/>
          <w:b/>
          <w:bCs/>
          <w:i w:val="0"/>
          <w:iCs w:val="0"/>
          <w:caps w:val="0"/>
          <w:color w:val="FF502C"/>
          <w:spacing w:val="24"/>
          <w:sz w:val="19"/>
          <w:szCs w:val="19"/>
          <w:shd w:val="clear" w:fill="FFFFFF"/>
        </w:rPr>
        <w:t>不再保留位置</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display: block</w:t>
      </w:r>
      <w:r>
        <w:rPr>
          <w:rFonts w:hint="eastAsia" w:ascii="黑体" w:hAnsi="黑体" w:eastAsia="黑体" w:cs="黑体"/>
          <w:i w:val="0"/>
          <w:iCs w:val="0"/>
          <w:caps w:val="0"/>
          <w:color w:val="000000"/>
          <w:spacing w:val="24"/>
          <w:sz w:val="18"/>
          <w:szCs w:val="18"/>
          <w:shd w:val="clear" w:fill="FFFFFF"/>
        </w:rPr>
        <w:t> 除了转换为块级元素之外，同时还有显示元素的意思。</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6838950" cy="4933950"/>
            <wp:effectExtent l="0" t="0" r="3810" b="3810"/>
            <wp:docPr id="37" name="图片 33"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3" descr="IMG_279"/>
                    <pic:cNvPicPr>
                      <a:picLocks noChangeAspect="1"/>
                    </pic:cNvPicPr>
                  </pic:nvPicPr>
                  <pic:blipFill>
                    <a:blip r:embed="rId27"/>
                    <a:stretch>
                      <a:fillRect/>
                    </a:stretch>
                  </pic:blipFill>
                  <pic:spPr>
                    <a:xfrm>
                      <a:off x="0" y="0"/>
                      <a:ext cx="6838950" cy="4933950"/>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t>实际开发场景：配合后面js做特效，比如</w:t>
      </w:r>
      <w:r>
        <w:rPr>
          <w:rFonts w:hint="eastAsia" w:ascii="黑体" w:hAnsi="黑体" w:eastAsia="黑体" w:cs="黑体"/>
          <w:b/>
          <w:bCs/>
          <w:i w:val="0"/>
          <w:iCs w:val="0"/>
          <w:caps w:val="0"/>
          <w:color w:val="FF502C"/>
          <w:spacing w:val="24"/>
          <w:sz w:val="19"/>
          <w:szCs w:val="19"/>
          <w:shd w:val="clear" w:fill="FFFFFF"/>
        </w:rPr>
        <w:t>下拉菜单</w:t>
      </w:r>
      <w:r>
        <w:rPr>
          <w:rFonts w:hint="eastAsia" w:ascii="黑体" w:hAnsi="黑体" w:eastAsia="黑体" w:cs="黑体"/>
          <w:i w:val="0"/>
          <w:iCs w:val="0"/>
          <w:caps w:val="0"/>
          <w:color w:val="000000"/>
          <w:spacing w:val="24"/>
          <w:sz w:val="16"/>
          <w:szCs w:val="16"/>
          <w:shd w:val="clear" w:fill="FFFFFF"/>
        </w:rPr>
        <w:t>，原先没有，鼠标经过，显示下拉菜单， 应用极为广泛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1.2 visibility 可见性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设置或检索是否显示对象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visibility</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visible</w:t>
      </w:r>
      <w:r>
        <w:rPr>
          <w:rStyle w:val="12"/>
          <w:rFonts w:hint="eastAsia" w:ascii="黑体" w:hAnsi="黑体" w:eastAsia="黑体" w:cs="黑体"/>
          <w:i w:val="0"/>
          <w:iCs w:val="0"/>
          <w:caps w:val="0"/>
          <w:color w:val="000000"/>
          <w:spacing w:val="24"/>
          <w:sz w:val="14"/>
          <w:szCs w:val="14"/>
          <w:shd w:val="clear" w:fill="FFFFFF"/>
        </w:rPr>
        <w:t> ;  对象可视</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visibility</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hidden</w:t>
      </w:r>
      <w:r>
        <w:rPr>
          <w:rStyle w:val="12"/>
          <w:rFonts w:hint="eastAsia" w:ascii="黑体" w:hAnsi="黑体" w:eastAsia="黑体" w:cs="黑体"/>
          <w:i w:val="0"/>
          <w:iCs w:val="0"/>
          <w:caps w:val="0"/>
          <w:color w:val="000000"/>
          <w:spacing w:val="24"/>
          <w:sz w:val="14"/>
          <w:szCs w:val="14"/>
          <w:shd w:val="clear" w:fill="FFFFFF"/>
        </w:rPr>
        <w:t>;    对象隐藏</w:t>
      </w:r>
    </w:p>
    <w:p>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特点：隐藏之后，继续</w:t>
      </w:r>
      <w:r>
        <w:rPr>
          <w:rFonts w:hint="eastAsia" w:ascii="黑体" w:hAnsi="黑体" w:eastAsia="黑体" w:cs="黑体"/>
          <w:b/>
          <w:bCs/>
          <w:i w:val="0"/>
          <w:iCs w:val="0"/>
          <w:caps w:val="0"/>
          <w:color w:val="FF502C"/>
          <w:spacing w:val="24"/>
          <w:sz w:val="19"/>
          <w:szCs w:val="19"/>
          <w:shd w:val="clear" w:fill="FFFFFF"/>
        </w:rPr>
        <w:t>保留原有位置</w:t>
      </w:r>
      <w:r>
        <w:rPr>
          <w:rFonts w:hint="eastAsia" w:ascii="黑体" w:hAnsi="黑体" w:eastAsia="黑体" w:cs="黑体"/>
          <w:i w:val="0"/>
          <w:iCs w:val="0"/>
          <w:caps w:val="0"/>
          <w:color w:val="000000"/>
          <w:spacing w:val="24"/>
          <w:sz w:val="18"/>
          <w:szCs w:val="18"/>
          <w:shd w:val="clear" w:fill="FFFFFF"/>
        </w:rPr>
        <w:t>。</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6477000" cy="4676775"/>
            <wp:effectExtent l="0" t="0" r="0" b="1905"/>
            <wp:docPr id="30" name="图片 34"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4" descr="IMG_280"/>
                    <pic:cNvPicPr>
                      <a:picLocks noChangeAspect="1"/>
                    </pic:cNvPicPr>
                  </pic:nvPicPr>
                  <pic:blipFill>
                    <a:blip r:embed="rId28"/>
                    <a:stretch>
                      <a:fillRect/>
                    </a:stretch>
                  </pic:blipFill>
                  <pic:spPr>
                    <a:xfrm>
                      <a:off x="0" y="0"/>
                      <a:ext cx="6477000" cy="46767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1.3 overflow 溢出</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检索或设置当对象的内容超过其指定高度及宽度时如何管理内容。</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33"/>
        <w:gridCol w:w="6449"/>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visible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不剪切内容也不添加滚动条</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hidden</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不显示超过对象尺寸的内容，超出的部分隐藏掉</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scroll</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不管超出内容否，总是显示滚动条</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auto</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超出自动显示滚动条，不超出不显示滚动条</w:t>
            </w:r>
          </w:p>
        </w:tc>
      </w:tr>
    </w:tbl>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7562850" cy="3133725"/>
            <wp:effectExtent l="0" t="0" r="11430" b="5715"/>
            <wp:docPr id="27" name="图片 35"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5" descr="IMG_281"/>
                    <pic:cNvPicPr>
                      <a:picLocks noChangeAspect="1"/>
                    </pic:cNvPicPr>
                  </pic:nvPicPr>
                  <pic:blipFill>
                    <a:blip r:embed="rId29"/>
                    <a:stretch>
                      <a:fillRect/>
                    </a:stretch>
                  </pic:blipFill>
                  <pic:spPr>
                    <a:xfrm>
                      <a:off x="0" y="0"/>
                      <a:ext cx="7562850" cy="3133725"/>
                    </a:xfrm>
                    <a:prstGeom prst="rect">
                      <a:avLst/>
                    </a:prstGeom>
                    <a:noFill/>
                    <a:ln w="9525">
                      <a:noFill/>
                    </a:ln>
                  </pic:spPr>
                </pic:pic>
              </a:graphicData>
            </a:graphic>
          </wp:inline>
        </w:drawing>
      </w:r>
      <w:r>
        <w:rPr>
          <w:rStyle w:val="12"/>
          <w:rFonts w:hint="eastAsia" w:ascii="黑体" w:hAnsi="黑体" w:eastAsia="黑体" w:cs="黑体"/>
          <w:b/>
          <w:bCs/>
          <w:i w:val="0"/>
          <w:iCs w:val="0"/>
          <w:caps w:val="0"/>
          <w:color w:val="916DD5"/>
          <w:spacing w:val="24"/>
          <w:sz w:val="16"/>
          <w:szCs w:val="16"/>
          <w:shd w:val="clear" w:fill="FFFFFF"/>
        </w:rPr>
        <w:t>实际开发场景</w:t>
      </w:r>
      <w:r>
        <w:rPr>
          <w:rFonts w:hint="eastAsia" w:ascii="黑体" w:hAnsi="黑体" w:eastAsia="黑体" w:cs="黑体"/>
          <w:i w:val="0"/>
          <w:iCs w:val="0"/>
          <w:caps w:val="0"/>
          <w:color w:val="000000"/>
          <w:spacing w:val="24"/>
          <w:sz w:val="16"/>
          <w:szCs w:val="16"/>
          <w:shd w:val="clear" w:fill="FFFFFF"/>
        </w:rPr>
        <w:t>：</w:t>
      </w:r>
    </w:p>
    <w:p>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清除浮动</w:t>
      </w:r>
    </w:p>
    <w:p>
      <w:pPr>
        <w:keepNext w:val="0"/>
        <w:keepLines w:val="0"/>
        <w:widowControl/>
        <w:numPr>
          <w:ilvl w:val="0"/>
          <w:numId w:val="9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隐藏超出内容，隐藏掉,  不允许内容超过父盒子。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1.4 显示与隐藏总结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9"/>
        <w:gridCol w:w="1683"/>
        <w:gridCol w:w="5300"/>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区别</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用途</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display</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隐藏对象，不保留位置</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配合后面js做特效，比如下拉菜单，原先没有，鼠标经过，显示下拉菜单， 应用极为广泛</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visibility</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隐藏对象，保留位置</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使用较少</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overflow</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只是隐藏超出大小的部分</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1. 可以清除浮动 2. 保证盒子里面的内容不会超出该盒子范围</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CSS用户界面样式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所谓的界面样式， 就是更改一些用户操作样式，以便提高更好的用户体验。</w:t>
      </w:r>
    </w:p>
    <w:p>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更改用户的</w:t>
      </w:r>
      <w:r>
        <w:rPr>
          <w:rFonts w:hint="eastAsia" w:ascii="黑体" w:hAnsi="黑体" w:eastAsia="黑体" w:cs="黑体"/>
          <w:b/>
          <w:bCs/>
          <w:i w:val="0"/>
          <w:iCs w:val="0"/>
          <w:caps w:val="0"/>
          <w:color w:val="FF502C"/>
          <w:spacing w:val="24"/>
          <w:sz w:val="19"/>
          <w:szCs w:val="19"/>
          <w:shd w:val="clear" w:fill="FFFFFF"/>
        </w:rPr>
        <w:t>鼠标样式</w:t>
      </w:r>
    </w:p>
    <w:p>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表单轮廓</w:t>
      </w:r>
      <w:r>
        <w:rPr>
          <w:rFonts w:hint="eastAsia" w:ascii="黑体" w:hAnsi="黑体" w:eastAsia="黑体" w:cs="黑体"/>
          <w:i w:val="0"/>
          <w:iCs w:val="0"/>
          <w:caps w:val="0"/>
          <w:color w:val="000000"/>
          <w:spacing w:val="24"/>
          <w:sz w:val="18"/>
          <w:szCs w:val="18"/>
          <w:shd w:val="clear" w:fill="FFFFFF"/>
        </w:rPr>
        <w:t>等。</w:t>
      </w:r>
    </w:p>
    <w:p>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防止表单域拖拽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2.1 鼠标样式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设置或检索在对象上移动的鼠标指针采用何种系统预定义的光标形状。</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154"/>
        <w:gridCol w:w="3728"/>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属性值</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描述</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default</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小白  默认</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pointer</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小手</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move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移动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文本</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not-allowed</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禁止</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ul</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cursor</w:t>
      </w:r>
      <w:r>
        <w:rPr>
          <w:rStyle w:val="12"/>
          <w:rFonts w:hint="eastAsia" w:ascii="黑体" w:hAnsi="黑体" w:eastAsia="黑体" w:cs="黑体"/>
          <w:i w:val="0"/>
          <w:iCs w:val="0"/>
          <w:caps w:val="0"/>
          <w:color w:val="000000"/>
          <w:spacing w:val="24"/>
          <w:sz w:val="14"/>
          <w:szCs w:val="14"/>
          <w:shd w:val="clear" w:fill="FFFFFF"/>
        </w:rPr>
        <w:t>:default"&gt;我是小白&lt;/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cursor</w:t>
      </w:r>
      <w:r>
        <w:rPr>
          <w:rStyle w:val="12"/>
          <w:rFonts w:hint="eastAsia" w:ascii="黑体" w:hAnsi="黑体" w:eastAsia="黑体" w:cs="黑体"/>
          <w:i w:val="0"/>
          <w:iCs w:val="0"/>
          <w:caps w:val="0"/>
          <w:color w:val="000000"/>
          <w:spacing w:val="24"/>
          <w:sz w:val="14"/>
          <w:szCs w:val="14"/>
          <w:shd w:val="clear" w:fill="FFFFFF"/>
        </w:rPr>
        <w:t>:pointer"&gt;我是小手&lt;/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cursor</w:t>
      </w:r>
      <w:r>
        <w:rPr>
          <w:rStyle w:val="12"/>
          <w:rFonts w:hint="eastAsia" w:ascii="黑体" w:hAnsi="黑体" w:eastAsia="黑体" w:cs="黑体"/>
          <w:i w:val="0"/>
          <w:iCs w:val="0"/>
          <w:caps w:val="0"/>
          <w:color w:val="000000"/>
          <w:spacing w:val="24"/>
          <w:sz w:val="14"/>
          <w:szCs w:val="14"/>
          <w:shd w:val="clear" w:fill="FFFFFF"/>
        </w:rPr>
        <w:t>:move"&gt;我是移动&lt;/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cursor</w:t>
      </w:r>
      <w:r>
        <w:rPr>
          <w:rStyle w:val="12"/>
          <w:rFonts w:hint="eastAsia" w:ascii="黑体" w:hAnsi="黑体" w:eastAsia="黑体" w:cs="黑体"/>
          <w:i w:val="0"/>
          <w:iCs w:val="0"/>
          <w:caps w:val="0"/>
          <w:color w:val="000000"/>
          <w:spacing w:val="24"/>
          <w:sz w:val="14"/>
          <w:szCs w:val="14"/>
          <w:shd w:val="clear" w:fill="FFFFFF"/>
        </w:rPr>
        <w:t>:text"&gt;我是文本&lt;/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cursor</w:t>
      </w:r>
      <w:r>
        <w:rPr>
          <w:rStyle w:val="12"/>
          <w:rFonts w:hint="eastAsia" w:ascii="黑体" w:hAnsi="黑体" w:eastAsia="黑体" w:cs="黑体"/>
          <w:i w:val="0"/>
          <w:iCs w:val="0"/>
          <w:caps w:val="0"/>
          <w:color w:val="000000"/>
          <w:spacing w:val="24"/>
          <w:sz w:val="14"/>
          <w:szCs w:val="14"/>
          <w:shd w:val="clear" w:fill="FFFFFF"/>
        </w:rPr>
        <w:t>:not-allowed"&gt;我是文本&lt;/</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ul</w:t>
      </w:r>
      <w:r>
        <w:rPr>
          <w:rStyle w:val="12"/>
          <w:rFonts w:hint="eastAsia" w:ascii="黑体" w:hAnsi="黑体" w:eastAsia="黑体" w:cs="黑体"/>
          <w:i w:val="0"/>
          <w:iCs w:val="0"/>
          <w:caps w:val="0"/>
          <w:color w:val="000000"/>
          <w:spacing w:val="24"/>
          <w:sz w:val="14"/>
          <w:szCs w:val="14"/>
          <w:shd w:val="clear" w:fill="FFFFFF"/>
        </w:rPr>
        <w: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2.2 轮廓线 outline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1724025" cy="361950"/>
            <wp:effectExtent l="0" t="0" r="13335" b="3810"/>
            <wp:docPr id="24" name="图片 36"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6" descr="IMG_282"/>
                    <pic:cNvPicPr>
                      <a:picLocks noChangeAspect="1"/>
                    </pic:cNvPicPr>
                  </pic:nvPicPr>
                  <pic:blipFill>
                    <a:blip r:embed="rId30"/>
                    <a:stretch>
                      <a:fillRect/>
                    </a:stretch>
                  </pic:blipFill>
                  <pic:spPr>
                    <a:xfrm>
                      <a:off x="0" y="0"/>
                      <a:ext cx="1724025" cy="361950"/>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t>是绘制于元素周围的一条线，位于边框边缘的外围，可起到突出元素的作用。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outline</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outline-color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outline-style</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outline-width</w:t>
      </w:r>
      <w:r>
        <w:rPr>
          <w:rStyle w:val="12"/>
          <w:rFonts w:hint="eastAsia" w:ascii="黑体" w:hAnsi="黑体" w:eastAsia="黑体" w:cs="黑体"/>
          <w:i w:val="0"/>
          <w:iCs w:val="0"/>
          <w:caps w:val="0"/>
          <w:color w:val="000000"/>
          <w:spacing w:val="24"/>
          <w:sz w:val="14"/>
          <w:szCs w:val="14"/>
          <w:shd w:val="clear" w:fill="FFFFFF"/>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但是我们都不关心可以设置多少，我们平时都是去掉的。</w:t>
      </w:r>
      <w:r>
        <w:rPr>
          <w:rFonts w:hint="eastAsia" w:ascii="黑体" w:hAnsi="黑体" w:eastAsia="黑体" w:cs="黑体"/>
          <w:i w:val="0"/>
          <w:iCs w:val="0"/>
          <w:caps w:val="0"/>
          <w:color w:val="000000"/>
          <w:spacing w:val="24"/>
          <w:sz w:val="16"/>
          <w:szCs w:val="16"/>
          <w:shd w:val="clear" w:fill="FFFFFF"/>
        </w:rPr>
        <w:br w:type="textWrapping"/>
      </w:r>
      <w:r>
        <w:rPr>
          <w:rFonts w:hint="eastAsia" w:ascii="黑体" w:hAnsi="黑体" w:eastAsia="黑体" w:cs="黑体"/>
          <w:i w:val="0"/>
          <w:iCs w:val="0"/>
          <w:caps w:val="0"/>
          <w:color w:val="000000"/>
          <w:spacing w:val="24"/>
          <w:sz w:val="16"/>
          <w:szCs w:val="16"/>
          <w:shd w:val="clear" w:fill="FFFFFF"/>
        </w:rPr>
        <w:t>最直接的写法是 ： </w:t>
      </w:r>
      <w:r>
        <w:rPr>
          <w:rFonts w:hint="eastAsia" w:ascii="黑体" w:hAnsi="黑体" w:eastAsia="黑体" w:cs="黑体"/>
          <w:b/>
          <w:bCs/>
          <w:i w:val="0"/>
          <w:iCs w:val="0"/>
          <w:caps w:val="0"/>
          <w:color w:val="FF502C"/>
          <w:spacing w:val="24"/>
          <w:sz w:val="19"/>
          <w:szCs w:val="19"/>
          <w:shd w:val="clear" w:fill="FFFFFF"/>
        </w:rPr>
        <w:t>outline: 0;</w:t>
      </w:r>
      <w:r>
        <w:rPr>
          <w:rFonts w:hint="eastAsia" w:ascii="黑体" w:hAnsi="黑体" w:eastAsia="黑体" w:cs="黑体"/>
          <w:i w:val="0"/>
          <w:iCs w:val="0"/>
          <w:caps w:val="0"/>
          <w:color w:val="000000"/>
          <w:spacing w:val="24"/>
          <w:sz w:val="16"/>
          <w:szCs w:val="16"/>
          <w:shd w:val="clear" w:fill="FFFFFF"/>
        </w:rPr>
        <w:t>   或者  </w:t>
      </w:r>
      <w:r>
        <w:rPr>
          <w:rFonts w:hint="eastAsia" w:ascii="黑体" w:hAnsi="黑体" w:eastAsia="黑体" w:cs="黑体"/>
          <w:b/>
          <w:bCs/>
          <w:i w:val="0"/>
          <w:iCs w:val="0"/>
          <w:caps w:val="0"/>
          <w:color w:val="FF502C"/>
          <w:spacing w:val="24"/>
          <w:sz w:val="19"/>
          <w:szCs w:val="19"/>
          <w:shd w:val="clear" w:fill="FFFFFF"/>
        </w:rPr>
        <w:t> outline: none;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2.3 防止拖拽文本域resize</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3962400" cy="2047875"/>
            <wp:effectExtent l="0" t="0" r="0" b="9525"/>
            <wp:docPr id="25" name="图片 37"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descr="IMG_283"/>
                    <pic:cNvPicPr>
                      <a:picLocks noChangeAspect="1"/>
                    </pic:cNvPicPr>
                  </pic:nvPicPr>
                  <pic:blipFill>
                    <a:blip r:embed="rId31"/>
                    <a:stretch>
                      <a:fillRect/>
                    </a:stretch>
                  </pic:blipFill>
                  <pic:spPr>
                    <a:xfrm>
                      <a:off x="0" y="0"/>
                      <a:ext cx="3962400" cy="204787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&lt;</w:t>
      </w:r>
      <w:r>
        <w:rPr>
          <w:rStyle w:val="12"/>
          <w:rFonts w:hint="eastAsia" w:ascii="黑体" w:hAnsi="黑体" w:eastAsia="黑体" w:cs="黑体"/>
          <w:i w:val="0"/>
          <w:iCs w:val="0"/>
          <w:caps w:val="0"/>
          <w:color w:val="AA0D91"/>
          <w:spacing w:val="24"/>
          <w:sz w:val="14"/>
          <w:szCs w:val="14"/>
          <w:shd w:val="clear" w:fill="FFFFFF"/>
        </w:rPr>
        <w:t>textarea</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style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resize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none</w:t>
      </w:r>
      <w:r>
        <w:rPr>
          <w:rStyle w:val="12"/>
          <w:rFonts w:hint="eastAsia" w:ascii="黑体" w:hAnsi="黑体" w:eastAsia="黑体" w:cs="黑体"/>
          <w:i w:val="0"/>
          <w:iCs w:val="0"/>
          <w:caps w:val="0"/>
          <w:color w:val="000000"/>
          <w:spacing w:val="24"/>
          <w:sz w:val="14"/>
          <w:szCs w:val="14"/>
          <w:shd w:val="clear" w:fill="FFFFFF"/>
        </w:rPr>
        <w:t>;"&gt;&lt;/</w:t>
      </w:r>
      <w:r>
        <w:rPr>
          <w:rStyle w:val="12"/>
          <w:rFonts w:hint="eastAsia" w:ascii="黑体" w:hAnsi="黑体" w:eastAsia="黑体" w:cs="黑体"/>
          <w:i w:val="0"/>
          <w:iCs w:val="0"/>
          <w:caps w:val="0"/>
          <w:color w:val="AA0D91"/>
          <w:spacing w:val="24"/>
          <w:sz w:val="14"/>
          <w:szCs w:val="14"/>
          <w:shd w:val="clear" w:fill="FFFFFF"/>
        </w:rPr>
        <w:t>textarea</w:t>
      </w:r>
      <w:r>
        <w:rPr>
          <w:rStyle w:val="12"/>
          <w:rFonts w:hint="eastAsia" w:ascii="黑体" w:hAnsi="黑体" w:eastAsia="黑体" w:cs="黑体"/>
          <w:i w:val="0"/>
          <w:iCs w:val="0"/>
          <w:caps w:val="0"/>
          <w:color w:val="000000"/>
          <w:spacing w:val="24"/>
          <w:sz w:val="14"/>
          <w:szCs w:val="14"/>
          <w:shd w:val="clear" w:fill="FFFFFF"/>
        </w:rPr>
        <w: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2.4 用户界面样式总结</w:t>
      </w:r>
    </w:p>
    <w:tbl>
      <w:tblPr>
        <w:tblStyle w:val="9"/>
        <w:tblW w:w="7882"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76"/>
        <w:gridCol w:w="1962"/>
        <w:gridCol w:w="5044"/>
      </w:tblGrid>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属性</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用途</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b/>
                <w:bCs/>
                <w:sz w:val="16"/>
                <w:szCs w:val="16"/>
              </w:rPr>
            </w:pPr>
            <w:r>
              <w:rPr>
                <w:rFonts w:hint="eastAsia" w:ascii="黑体" w:hAnsi="黑体" w:eastAsia="黑体" w:cs="黑体"/>
                <w:b/>
                <w:bCs/>
                <w:kern w:val="0"/>
                <w:sz w:val="16"/>
                <w:szCs w:val="16"/>
                <w:lang w:val="en-US" w:eastAsia="zh-CN" w:bidi="ar"/>
              </w:rPr>
              <w:t>用途</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鼠标样式</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更改鼠标样式</w:t>
            </w:r>
            <w:r>
              <w:rPr>
                <w:rFonts w:hint="eastAsia" w:ascii="黑体" w:hAnsi="黑体" w:eastAsia="黑体" w:cs="黑体"/>
                <w:b/>
                <w:bCs/>
                <w:color w:val="FF502C"/>
                <w:kern w:val="0"/>
                <w:sz w:val="19"/>
                <w:szCs w:val="19"/>
                <w:lang w:val="en-US" w:eastAsia="zh-CN" w:bidi="ar"/>
              </w:rPr>
              <w:t>cursor</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样式很多，重点记住 </w:t>
            </w:r>
            <w:r>
              <w:rPr>
                <w:rFonts w:hint="eastAsia" w:ascii="黑体" w:hAnsi="黑体" w:eastAsia="黑体" w:cs="黑体"/>
                <w:b/>
                <w:bCs/>
                <w:color w:val="FF502C"/>
                <w:kern w:val="0"/>
                <w:sz w:val="19"/>
                <w:szCs w:val="19"/>
                <w:lang w:val="en-US" w:eastAsia="zh-CN" w:bidi="ar"/>
              </w:rPr>
              <w:t>pointer</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轮廓线</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表单默认</w:t>
            </w:r>
            <w:r>
              <w:rPr>
                <w:rFonts w:hint="eastAsia" w:ascii="黑体" w:hAnsi="黑体" w:eastAsia="黑体" w:cs="黑体"/>
                <w:b/>
                <w:bCs/>
                <w:color w:val="FF502C"/>
                <w:kern w:val="0"/>
                <w:sz w:val="19"/>
                <w:szCs w:val="19"/>
                <w:lang w:val="en-US" w:eastAsia="zh-CN" w:bidi="ar"/>
              </w:rPr>
              <w:t>outline</w:t>
            </w:r>
          </w:p>
        </w:tc>
        <w:tc>
          <w:tcPr>
            <w:tcW w:w="0" w:type="auto"/>
            <w:tcBorders>
              <w:top w:val="single" w:color="CCCCCC" w:sz="4" w:space="0"/>
              <w:left w:val="single" w:color="CCCCCC" w:sz="4" w:space="0"/>
              <w:bottom w:val="single" w:color="CCCCCC" w:sz="4" w:space="0"/>
              <w:right w:val="single" w:color="CCCCCC" w:sz="4" w:space="0"/>
            </w:tcBorders>
            <w:shd w:val="clear" w:color="auto" w:fill="F8F8F8"/>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outline 轮廓线，我们一般直接去掉，border是边框，我们会经常用</w:t>
            </w:r>
          </w:p>
        </w:tc>
      </w:tr>
      <w:tr>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防止拖拽</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主要针对文本域</w:t>
            </w:r>
            <w:r>
              <w:rPr>
                <w:rFonts w:hint="eastAsia" w:ascii="黑体" w:hAnsi="黑体" w:eastAsia="黑体" w:cs="黑体"/>
                <w:b/>
                <w:bCs/>
                <w:color w:val="FF502C"/>
                <w:kern w:val="0"/>
                <w:sz w:val="19"/>
                <w:szCs w:val="19"/>
                <w:lang w:val="en-US" w:eastAsia="zh-CN" w:bidi="ar"/>
              </w:rPr>
              <w:t>resize</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pPr>
              <w:keepNext w:val="0"/>
              <w:keepLines w:val="0"/>
              <w:widowControl/>
              <w:suppressLineNumbers w:val="0"/>
              <w:wordWrap w:val="0"/>
              <w:spacing w:before="0" w:beforeAutospacing="0" w:after="0" w:afterAutospacing="0"/>
              <w:ind w:left="0" w:right="0"/>
              <w:jc w:val="left"/>
              <w:rPr>
                <w:rFonts w:hint="eastAsia" w:ascii="黑体" w:hAnsi="黑体" w:eastAsia="黑体" w:cs="黑体"/>
                <w:sz w:val="16"/>
                <w:szCs w:val="16"/>
              </w:rPr>
            </w:pPr>
            <w:r>
              <w:rPr>
                <w:rFonts w:hint="eastAsia" w:ascii="黑体" w:hAnsi="黑体" w:eastAsia="黑体" w:cs="黑体"/>
                <w:kern w:val="0"/>
                <w:sz w:val="16"/>
                <w:szCs w:val="16"/>
                <w:lang w:val="en-US" w:eastAsia="zh-CN" w:bidi="ar"/>
              </w:rPr>
              <w:t>防止用户随意拖拽文本域，造成页面布局混乱，我们</w:t>
            </w:r>
            <w:r>
              <w:rPr>
                <w:rFonts w:hint="eastAsia" w:ascii="黑体" w:hAnsi="黑体" w:eastAsia="黑体" w:cs="黑体"/>
                <w:b/>
                <w:bCs/>
                <w:color w:val="FF502C"/>
                <w:kern w:val="0"/>
                <w:sz w:val="19"/>
                <w:szCs w:val="19"/>
                <w:lang w:val="en-US" w:eastAsia="zh-CN" w:bidi="ar"/>
              </w:rPr>
              <w:t>resize:none</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vertical-align 垂直对齐</w:t>
      </w:r>
    </w:p>
    <w:p>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有宽度的块级元素居中对齐，是</w:t>
      </w:r>
      <w:r>
        <w:rPr>
          <w:rFonts w:hint="eastAsia" w:ascii="黑体" w:hAnsi="黑体" w:eastAsia="黑体" w:cs="黑体"/>
          <w:b/>
          <w:bCs/>
          <w:i w:val="0"/>
          <w:iCs w:val="0"/>
          <w:caps w:val="0"/>
          <w:color w:val="FF502C"/>
          <w:spacing w:val="24"/>
          <w:sz w:val="19"/>
          <w:szCs w:val="19"/>
          <w:shd w:val="clear" w:fill="FFFFFF"/>
        </w:rPr>
        <w:t>margin: 0 auto;</w:t>
      </w:r>
    </w:p>
    <w:p>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让文字居中对齐，是 </w:t>
      </w:r>
      <w:r>
        <w:rPr>
          <w:rFonts w:hint="eastAsia" w:ascii="黑体" w:hAnsi="黑体" w:eastAsia="黑体" w:cs="黑体"/>
          <w:b/>
          <w:bCs/>
          <w:i w:val="0"/>
          <w:iCs w:val="0"/>
          <w:caps w:val="0"/>
          <w:color w:val="FF502C"/>
          <w:spacing w:val="24"/>
          <w:sz w:val="19"/>
          <w:szCs w:val="19"/>
          <w:shd w:val="clear" w:fill="FFFFFF"/>
        </w:rPr>
        <w:t>text-align: center;</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vertical-align 垂直对齐，它只针对于</w:t>
      </w:r>
      <w:r>
        <w:rPr>
          <w:rStyle w:val="11"/>
          <w:rFonts w:hint="eastAsia" w:ascii="黑体" w:hAnsi="黑体" w:eastAsia="黑体" w:cs="黑体"/>
          <w:i w:val="0"/>
          <w:iCs w:val="0"/>
          <w:caps w:val="0"/>
          <w:color w:val="916DD5"/>
          <w:spacing w:val="24"/>
          <w:sz w:val="16"/>
          <w:szCs w:val="16"/>
          <w:shd w:val="clear" w:fill="FFFFFF"/>
        </w:rPr>
        <w:t>「行内元素」</w:t>
      </w:r>
      <w:r>
        <w:rPr>
          <w:rFonts w:hint="eastAsia" w:ascii="黑体" w:hAnsi="黑体" w:eastAsia="黑体" w:cs="黑体"/>
          <w:i w:val="0"/>
          <w:iCs w:val="0"/>
          <w:caps w:val="0"/>
          <w:color w:val="000000"/>
          <w:spacing w:val="24"/>
          <w:sz w:val="16"/>
          <w:szCs w:val="16"/>
          <w:shd w:val="clear" w:fill="FFFFFF"/>
        </w:rPr>
        <w:t>或者</w:t>
      </w:r>
      <w:r>
        <w:rPr>
          <w:rStyle w:val="11"/>
          <w:rFonts w:hint="eastAsia" w:ascii="黑体" w:hAnsi="黑体" w:eastAsia="黑体" w:cs="黑体"/>
          <w:i w:val="0"/>
          <w:iCs w:val="0"/>
          <w:caps w:val="0"/>
          <w:color w:val="916DD5"/>
          <w:spacing w:val="24"/>
          <w:sz w:val="16"/>
          <w:szCs w:val="16"/>
          <w:shd w:val="clear" w:fill="FFFFFF"/>
        </w:rPr>
        <w:t>「行内块元素」</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7143750" cy="1381125"/>
            <wp:effectExtent l="0" t="0" r="3810" b="5715"/>
            <wp:docPr id="28" name="图片 38"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8" descr="IMG_284"/>
                    <pic:cNvPicPr>
                      <a:picLocks noChangeAspect="1"/>
                    </pic:cNvPicPr>
                  </pic:nvPicPr>
                  <pic:blipFill>
                    <a:blip r:embed="rId32"/>
                    <a:stretch>
                      <a:fillRect/>
                    </a:stretch>
                  </pic:blipFill>
                  <pic:spPr>
                    <a:xfrm>
                      <a:off x="0" y="0"/>
                      <a:ext cx="7143750" cy="138112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设置或检索对象内容的垂直对其方式。</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vertical-align</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baseline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top</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middle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bottom</w:t>
      </w:r>
      <w:r>
        <w:rPr>
          <w:rStyle w:val="12"/>
          <w:rFonts w:hint="eastAsia" w:ascii="黑体" w:hAnsi="黑体" w:eastAsia="黑体" w:cs="黑体"/>
          <w:i w:val="0"/>
          <w:iCs w:val="0"/>
          <w:caps w:val="0"/>
          <w:color w:val="000000"/>
          <w:spacing w:val="24"/>
          <w:sz w:val="14"/>
          <w:szCs w:val="14"/>
          <w:shd w:val="clear" w:fill="FFFFFF"/>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注意：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vertical-align 不影响块级元素中的内容对齐，它只针对于</w:t>
      </w:r>
      <w:r>
        <w:rPr>
          <w:rStyle w:val="11"/>
          <w:rFonts w:hint="eastAsia" w:ascii="黑体" w:hAnsi="黑体" w:eastAsia="黑体" w:cs="黑体"/>
          <w:i w:val="0"/>
          <w:iCs w:val="0"/>
          <w:caps w:val="0"/>
          <w:color w:val="916DD5"/>
          <w:spacing w:val="24"/>
          <w:sz w:val="16"/>
          <w:szCs w:val="16"/>
          <w:shd w:val="clear" w:fill="FFFFFF"/>
        </w:rPr>
        <w:t>「行内元素」</w:t>
      </w:r>
      <w:r>
        <w:rPr>
          <w:rFonts w:hint="eastAsia" w:ascii="黑体" w:hAnsi="黑体" w:eastAsia="黑体" w:cs="黑体"/>
          <w:i w:val="0"/>
          <w:iCs w:val="0"/>
          <w:caps w:val="0"/>
          <w:color w:val="000000"/>
          <w:spacing w:val="24"/>
          <w:sz w:val="16"/>
          <w:szCs w:val="16"/>
          <w:shd w:val="clear" w:fill="FFFFFF"/>
        </w:rPr>
        <w:t>或者</w:t>
      </w:r>
      <w:r>
        <w:rPr>
          <w:rStyle w:val="11"/>
          <w:rFonts w:hint="eastAsia" w:ascii="黑体" w:hAnsi="黑体" w:eastAsia="黑体" w:cs="黑体"/>
          <w:i w:val="0"/>
          <w:iCs w:val="0"/>
          <w:caps w:val="0"/>
          <w:color w:val="916DD5"/>
          <w:spacing w:val="24"/>
          <w:sz w:val="16"/>
          <w:szCs w:val="16"/>
          <w:shd w:val="clear" w:fill="FFFFFF"/>
        </w:rPr>
        <w:t>「行内块元素」</w:t>
      </w:r>
      <w:r>
        <w:rPr>
          <w:rFonts w:hint="eastAsia" w:ascii="黑体" w:hAnsi="黑体" w:eastAsia="黑体" w:cs="黑体"/>
          <w:i w:val="0"/>
          <w:iCs w:val="0"/>
          <w:caps w:val="0"/>
          <w:color w:val="000000"/>
          <w:spacing w:val="24"/>
          <w:sz w:val="16"/>
          <w:szCs w:val="16"/>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特别是行内块元素， 通常用来控制</w:t>
      </w:r>
      <w:r>
        <w:rPr>
          <w:rFonts w:hint="eastAsia" w:ascii="黑体" w:hAnsi="黑体" w:eastAsia="黑体" w:cs="黑体"/>
          <w:b/>
          <w:bCs/>
          <w:i w:val="0"/>
          <w:iCs w:val="0"/>
          <w:caps w:val="0"/>
          <w:color w:val="FF502C"/>
          <w:spacing w:val="24"/>
          <w:sz w:val="19"/>
          <w:szCs w:val="19"/>
          <w:shd w:val="clear" w:fill="FFFFFF"/>
        </w:rPr>
        <w:t>图片/表单</w:t>
      </w:r>
      <w:r>
        <w:rPr>
          <w:rFonts w:hint="eastAsia" w:ascii="黑体" w:hAnsi="黑体" w:eastAsia="黑体" w:cs="黑体"/>
          <w:i w:val="0"/>
          <w:iCs w:val="0"/>
          <w:caps w:val="0"/>
          <w:color w:val="000000"/>
          <w:spacing w:val="24"/>
          <w:sz w:val="16"/>
          <w:szCs w:val="16"/>
          <w:shd w:val="clear" w:fill="FFFFFF"/>
        </w:rPr>
        <w:t>与文字的对齐。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3.1 图片、表单和文字对齐</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我们可以通过</w:t>
      </w:r>
      <w:r>
        <w:rPr>
          <w:rStyle w:val="12"/>
          <w:rFonts w:hint="eastAsia" w:ascii="黑体" w:hAnsi="黑体" w:eastAsia="黑体" w:cs="黑体"/>
          <w:b/>
          <w:bCs/>
          <w:i w:val="0"/>
          <w:iCs w:val="0"/>
          <w:caps w:val="0"/>
          <w:color w:val="916DD5"/>
          <w:spacing w:val="24"/>
          <w:sz w:val="16"/>
          <w:szCs w:val="16"/>
          <w:shd w:val="clear" w:fill="FFFFFF"/>
        </w:rPr>
        <w:t>vertical-align</w:t>
      </w:r>
      <w:r>
        <w:rPr>
          <w:rFonts w:hint="eastAsia" w:ascii="黑体" w:hAnsi="黑体" w:eastAsia="黑体" w:cs="黑体"/>
          <w:i w:val="0"/>
          <w:iCs w:val="0"/>
          <w:caps w:val="0"/>
          <w:color w:val="000000"/>
          <w:spacing w:val="24"/>
          <w:sz w:val="16"/>
          <w:szCs w:val="16"/>
          <w:shd w:val="clear" w:fill="FFFFFF"/>
        </w:rPr>
        <w:t> 控制图片和文字的垂直关系了。默认的图片会和文字基线对齐。</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9525" cy="9525"/>
            <wp:effectExtent l="0" t="0" r="0" b="0"/>
            <wp:docPr id="38" name="图片 39"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IMG_285"/>
                    <pic:cNvPicPr>
                      <a:picLocks noChangeAspect="1"/>
                    </pic:cNvPicPr>
                  </pic:nvPicPr>
                  <pic:blipFill>
                    <a:blip r:embed="rId22"/>
                    <a:stretch>
                      <a:fillRect/>
                    </a:stretch>
                  </pic:blipFill>
                  <pic:spPr>
                    <a:xfrm>
                      <a:off x="0" y="0"/>
                      <a:ext cx="9525" cy="9525"/>
                    </a:xfrm>
                    <a:prstGeom prst="rect">
                      <a:avLst/>
                    </a:prstGeom>
                    <a:noFill/>
                    <a:ln w="9525">
                      <a:noFill/>
                    </a:ln>
                  </pic:spPr>
                </pic:pic>
              </a:graphicData>
            </a:graphic>
          </wp:inline>
        </w:drawing>
      </w:r>
      <w:r>
        <w:rPr>
          <w:rFonts w:hint="eastAsia" w:ascii="黑体" w:hAnsi="黑体" w:eastAsia="黑体" w:cs="黑体"/>
          <w:kern w:val="0"/>
          <w:sz w:val="24"/>
          <w:szCs w:val="24"/>
          <w:lang w:val="en-US" w:eastAsia="zh-CN" w:bidi="ar"/>
        </w:rPr>
        <w:drawing>
          <wp:inline distT="0" distB="0" distL="114300" distR="114300">
            <wp:extent cx="9525" cy="9525"/>
            <wp:effectExtent l="0" t="0" r="0" b="0"/>
            <wp:docPr id="29" name="图片 40"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0" descr="IMG_286"/>
                    <pic:cNvPicPr>
                      <a:picLocks noChangeAspect="1"/>
                    </pic:cNvPicPr>
                  </pic:nvPicPr>
                  <pic:blipFill>
                    <a:blip r:embed="rId22"/>
                    <a:stretch>
                      <a:fillRect/>
                    </a:stretch>
                  </pic:blipFill>
                  <pic:spPr>
                    <a:xfrm>
                      <a:off x="0" y="0"/>
                      <a:ext cx="9525" cy="95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3.2 去除图片底侧空白缝隙</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2876550" cy="2047875"/>
            <wp:effectExtent l="0" t="0" r="3810" b="9525"/>
            <wp:docPr id="39" name="图片 41"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1" descr="IMG_287"/>
                    <pic:cNvPicPr>
                      <a:picLocks noChangeAspect="1"/>
                    </pic:cNvPicPr>
                  </pic:nvPicPr>
                  <pic:blipFill>
                    <a:blip r:embed="rId33"/>
                    <a:stretch>
                      <a:fillRect/>
                    </a:stretch>
                  </pic:blipFill>
                  <pic:spPr>
                    <a:xfrm>
                      <a:off x="0" y="0"/>
                      <a:ext cx="2876550" cy="2047875"/>
                    </a:xfrm>
                    <a:prstGeom prst="rect">
                      <a:avLst/>
                    </a:prstGeom>
                    <a:noFill/>
                    <a:ln w="9525">
                      <a:noFill/>
                    </a:ln>
                  </pic:spPr>
                </pic:pic>
              </a:graphicData>
            </a:graphic>
          </wp:inline>
        </w:drawing>
      </w:r>
      <w:r>
        <w:rPr>
          <w:rStyle w:val="11"/>
          <w:rFonts w:hint="eastAsia" w:ascii="黑体" w:hAnsi="黑体" w:eastAsia="黑体" w:cs="黑体"/>
          <w:i w:val="0"/>
          <w:iCs w:val="0"/>
          <w:caps w:val="0"/>
          <w:color w:val="000000"/>
          <w:spacing w:val="24"/>
          <w:sz w:val="16"/>
          <w:szCs w:val="16"/>
          <w:shd w:val="clear" w:fill="FFFFFF"/>
        </w:rPr>
        <w:t>原因：</w:t>
      </w:r>
      <w:r>
        <w:rPr>
          <w:rFonts w:hint="eastAsia" w:ascii="黑体" w:hAnsi="黑体" w:eastAsia="黑体" w:cs="黑体"/>
          <w:i w:val="0"/>
          <w:iCs w:val="0"/>
          <w:caps w:val="0"/>
          <w:color w:val="000000"/>
          <w:spacing w:val="24"/>
          <w:sz w:val="16"/>
          <w:szCs w:val="16"/>
          <w:shd w:val="clear" w:fill="FFFFFF"/>
        </w:rPr>
        <w:t>图片或者表单等行内块元素，他的底线会和父级盒子的基线对齐。</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就是图片底侧会有一个空白缝隙。</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解决方法：</w:t>
      </w:r>
    </w:p>
    <w:p>
      <w:pPr>
        <w:keepNext w:val="0"/>
        <w:keepLines w:val="0"/>
        <w:widowControl/>
        <w:numPr>
          <w:ilvl w:val="0"/>
          <w:numId w:val="10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给img vertical-align:middle | top| bottom等等。 让图片不要和基线对齐。</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5962650" cy="2857500"/>
            <wp:effectExtent l="0" t="0" r="11430" b="7620"/>
            <wp:docPr id="26" name="图片 42"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2" descr="IMG_288"/>
                    <pic:cNvPicPr>
                      <a:picLocks noChangeAspect="1"/>
                    </pic:cNvPicPr>
                  </pic:nvPicPr>
                  <pic:blipFill>
                    <a:blip r:embed="rId34"/>
                    <a:stretch>
                      <a:fillRect/>
                    </a:stretch>
                  </pic:blipFill>
                  <pic:spPr>
                    <a:xfrm>
                      <a:off x="0" y="0"/>
                      <a:ext cx="5962650" cy="2857500"/>
                    </a:xfrm>
                    <a:prstGeom prst="rect">
                      <a:avLst/>
                    </a:prstGeom>
                    <a:noFill/>
                    <a:ln w="9525">
                      <a:noFill/>
                    </a:ln>
                  </pic:spPr>
                </pic:pic>
              </a:graphicData>
            </a:graphic>
          </wp:inline>
        </w:drawing>
      </w:r>
    </w:p>
    <w:p>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给img 添加 display：block; </w:t>
      </w:r>
      <w:r>
        <w:rPr>
          <w:rFonts w:hint="eastAsia" w:ascii="黑体" w:hAnsi="黑体" w:eastAsia="黑体" w:cs="黑体"/>
          <w:b/>
          <w:bCs/>
          <w:i w:val="0"/>
          <w:iCs w:val="0"/>
          <w:caps w:val="0"/>
          <w:color w:val="FF502C"/>
          <w:spacing w:val="24"/>
          <w:sz w:val="19"/>
          <w:szCs w:val="19"/>
          <w:shd w:val="clear" w:fill="FFFFFF"/>
        </w:rPr>
        <w:t>转换为块级元素</w:t>
      </w:r>
      <w:r>
        <w:rPr>
          <w:rFonts w:hint="eastAsia" w:ascii="黑体" w:hAnsi="黑体" w:eastAsia="黑体" w:cs="黑体"/>
          <w:i w:val="0"/>
          <w:iCs w:val="0"/>
          <w:caps w:val="0"/>
          <w:color w:val="000000"/>
          <w:spacing w:val="24"/>
          <w:sz w:val="18"/>
          <w:szCs w:val="18"/>
          <w:shd w:val="clear" w:fill="FFFFFF"/>
        </w:rPr>
        <w:t>就不会存在问题了。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溢出的文字省略号显示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4.1 white-space</w:t>
      </w:r>
    </w:p>
    <w:p>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b/>
          <w:bCs/>
          <w:i w:val="0"/>
          <w:iCs w:val="0"/>
          <w:caps w:val="0"/>
          <w:color w:val="FF502C"/>
          <w:spacing w:val="24"/>
          <w:sz w:val="19"/>
          <w:szCs w:val="19"/>
          <w:shd w:val="clear" w:fill="FFFFFF"/>
        </w:rPr>
        <w:t>white-space</w:t>
      </w:r>
      <w:r>
        <w:rPr>
          <w:rFonts w:hint="eastAsia" w:ascii="黑体" w:hAnsi="黑体" w:eastAsia="黑体" w:cs="黑体"/>
          <w:i w:val="0"/>
          <w:iCs w:val="0"/>
          <w:caps w:val="0"/>
          <w:color w:val="000000"/>
          <w:spacing w:val="24"/>
          <w:sz w:val="18"/>
          <w:szCs w:val="18"/>
          <w:shd w:val="clear" w:fill="FFFFFF"/>
        </w:rPr>
        <w:t>设置或检索对象内文本显示方式。通常我们使用于强制一行显示内容</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white-space</w:t>
      </w:r>
      <w:r>
        <w:rPr>
          <w:rStyle w:val="12"/>
          <w:rFonts w:hint="eastAsia" w:ascii="黑体" w:hAnsi="黑体" w:eastAsia="黑体" w:cs="黑体"/>
          <w:i w:val="0"/>
          <w:iCs w:val="0"/>
          <w:caps w:val="0"/>
          <w:color w:val="000000"/>
          <w:spacing w:val="24"/>
          <w:sz w:val="14"/>
          <w:szCs w:val="14"/>
          <w:shd w:val="clear" w:fill="FFFFFF"/>
        </w:rPr>
        <w:t>:normal ；默认处理方式</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white-space</w:t>
      </w:r>
      <w:r>
        <w:rPr>
          <w:rStyle w:val="12"/>
          <w:rFonts w:hint="eastAsia" w:ascii="黑体" w:hAnsi="黑体" w:eastAsia="黑体" w:cs="黑体"/>
          <w:i w:val="0"/>
          <w:iCs w:val="0"/>
          <w:caps w:val="0"/>
          <w:color w:val="000000"/>
          <w:spacing w:val="24"/>
          <w:sz w:val="14"/>
          <w:szCs w:val="14"/>
          <w:shd w:val="clear" w:fill="FFFFFF"/>
        </w:rPr>
        <w:t>:nowrap ； 强制在同一行内显示所有文本，直到文本结束或者遭遇</w:t>
      </w:r>
      <w:r>
        <w:rPr>
          <w:rStyle w:val="12"/>
          <w:rFonts w:hint="eastAsia" w:ascii="黑体" w:hAnsi="黑体" w:eastAsia="黑体" w:cs="黑体"/>
          <w:i w:val="0"/>
          <w:iCs w:val="0"/>
          <w:caps w:val="0"/>
          <w:color w:val="AA0D91"/>
          <w:spacing w:val="24"/>
          <w:sz w:val="14"/>
          <w:szCs w:val="14"/>
          <w:shd w:val="clear" w:fill="FFFFFF"/>
        </w:rPr>
        <w:t>br</w:t>
      </w:r>
      <w:r>
        <w:rPr>
          <w:rStyle w:val="12"/>
          <w:rFonts w:hint="eastAsia" w:ascii="黑体" w:hAnsi="黑体" w:eastAsia="黑体" w:cs="黑体"/>
          <w:i w:val="0"/>
          <w:iCs w:val="0"/>
          <w:caps w:val="0"/>
          <w:color w:val="000000"/>
          <w:spacing w:val="24"/>
          <w:sz w:val="14"/>
          <w:szCs w:val="14"/>
          <w:shd w:val="clear" w:fill="FFFFFF"/>
        </w:rPr>
        <w:t>标签对象才换行。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4.2 text-overflow 文字溢出</w:t>
      </w:r>
    </w:p>
    <w:p>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设置或检索是否使用一个省略标记（...）标示对象内文本的溢出</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text-overflow</w:t>
      </w:r>
      <w:r>
        <w:rPr>
          <w:rStyle w:val="12"/>
          <w:rFonts w:hint="eastAsia" w:ascii="黑体" w:hAnsi="黑体" w:eastAsia="黑体" w:cs="黑体"/>
          <w:i w:val="0"/>
          <w:iCs w:val="0"/>
          <w:caps w:val="0"/>
          <w:color w:val="000000"/>
          <w:spacing w:val="24"/>
          <w:sz w:val="14"/>
          <w:szCs w:val="14"/>
          <w:shd w:val="clear" w:fill="FFFFFF"/>
        </w:rPr>
        <w:t> : </w:t>
      </w:r>
      <w:r>
        <w:rPr>
          <w:rStyle w:val="12"/>
          <w:rFonts w:hint="eastAsia" w:ascii="黑体" w:hAnsi="黑体" w:eastAsia="黑体" w:cs="黑体"/>
          <w:i w:val="0"/>
          <w:iCs w:val="0"/>
          <w:caps w:val="0"/>
          <w:color w:val="AA0D91"/>
          <w:spacing w:val="24"/>
          <w:sz w:val="14"/>
          <w:szCs w:val="14"/>
          <w:shd w:val="clear" w:fill="FFFFFF"/>
        </w:rPr>
        <w:t>clip</w:t>
      </w:r>
      <w:r>
        <w:rPr>
          <w:rStyle w:val="12"/>
          <w:rFonts w:hint="eastAsia" w:ascii="黑体" w:hAnsi="黑体" w:eastAsia="黑体" w:cs="黑体"/>
          <w:i w:val="0"/>
          <w:iCs w:val="0"/>
          <w:caps w:val="0"/>
          <w:color w:val="000000"/>
          <w:spacing w:val="24"/>
          <w:sz w:val="14"/>
          <w:szCs w:val="14"/>
          <w:shd w:val="clear" w:fill="FFFFFF"/>
        </w:rPr>
        <w:t> ；不显示省略标记（...），而是简单的裁切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text-overflow</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ellipsis</w:t>
      </w:r>
      <w:r>
        <w:rPr>
          <w:rStyle w:val="12"/>
          <w:rFonts w:hint="eastAsia" w:ascii="黑体" w:hAnsi="黑体" w:eastAsia="黑体" w:cs="黑体"/>
          <w:i w:val="0"/>
          <w:iCs w:val="0"/>
          <w:caps w:val="0"/>
          <w:color w:val="000000"/>
          <w:spacing w:val="24"/>
          <w:sz w:val="14"/>
          <w:szCs w:val="14"/>
          <w:shd w:val="clear" w:fill="FFFFFF"/>
        </w:rPr>
        <w:t> ； 当对象内文本溢出时显示省略标记（...）</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916DD5"/>
          <w:spacing w:val="24"/>
          <w:sz w:val="16"/>
          <w:szCs w:val="16"/>
          <w:shd w:val="clear" w:fill="FFFFFF"/>
        </w:rPr>
        <w:t>「注意」</w:t>
      </w:r>
      <w:r>
        <w:rPr>
          <w:rFonts w:hint="eastAsia" w:ascii="黑体" w:hAnsi="黑体" w:eastAsia="黑体" w:cs="黑体"/>
          <w:i w:val="0"/>
          <w:iCs w:val="0"/>
          <w:caps w:val="0"/>
          <w:color w:val="000000"/>
          <w:spacing w:val="24"/>
          <w:sz w:val="16"/>
          <w:szCs w:val="16"/>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一定要首先强制一行内显示，再次和overflow属性  搭配使用</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990600" cy="990600"/>
            <wp:effectExtent l="0" t="0" r="0" b="0"/>
            <wp:docPr id="35" name="图片 43"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3" descr="IMG_289"/>
                    <pic:cNvPicPr>
                      <a:picLocks noChangeAspect="1"/>
                    </pic:cNvPicPr>
                  </pic:nvPicPr>
                  <pic:blipFill>
                    <a:blip r:embed="rId35"/>
                    <a:stretch>
                      <a:fillRect/>
                    </a:stretch>
                  </pic:blipFill>
                  <pic:spPr>
                    <a:xfrm>
                      <a:off x="0" y="0"/>
                      <a:ext cx="990600" cy="9906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4.3 总结三步曲</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/*1. 先强制一行内显示文本*/</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white-space</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nowrap</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/*2. 超出的部分隐藏*/</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overflow</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hidden</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7400"/>
          <w:spacing w:val="24"/>
          <w:sz w:val="14"/>
          <w:szCs w:val="14"/>
          <w:shd w:val="clear" w:fill="FFFFFF"/>
        </w:rPr>
        <w:t>/*3. 文字用省略号替代超出的部分*/</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text-overflow</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ellipsis</w:t>
      </w:r>
      <w:r>
        <w:rPr>
          <w:rStyle w:val="12"/>
          <w:rFonts w:hint="eastAsia" w:ascii="黑体" w:hAnsi="黑体" w:eastAsia="黑体" w:cs="黑体"/>
          <w:i w:val="0"/>
          <w:iCs w:val="0"/>
          <w:caps w:val="0"/>
          <w:color w:val="000000"/>
          <w:spacing w:val="24"/>
          <w:sz w:val="14"/>
          <w:szCs w:val="1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CSS精灵技术（sprite)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CSS精灵技术（也称CSS Sprites、CSS雪碧）。</w:t>
      </w:r>
      <w:r>
        <w:rPr>
          <w:rFonts w:hint="eastAsia" w:ascii="黑体" w:hAnsi="黑体" w:eastAsia="黑体" w:cs="黑体"/>
          <w:i w:val="0"/>
          <w:iCs w:val="0"/>
          <w:caps w:val="0"/>
          <w:color w:val="000000"/>
          <w:spacing w:val="24"/>
          <w:sz w:val="16"/>
          <w:szCs w:val="16"/>
          <w:shd w:val="clear" w:fill="FFFFFF"/>
        </w:rPr>
        <w:drawing>
          <wp:inline distT="0" distB="0" distL="114300" distR="114300">
            <wp:extent cx="8439150" cy="2657475"/>
            <wp:effectExtent l="0" t="0" r="0" b="0"/>
            <wp:docPr id="36" name="图片 44"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4" descr="IMG_290"/>
                    <pic:cNvPicPr>
                      <a:picLocks noChangeAspect="1"/>
                    </pic:cNvPicPr>
                  </pic:nvPicPr>
                  <pic:blipFill>
                    <a:blip r:embed="rId36"/>
                    <a:stretch>
                      <a:fillRect/>
                    </a:stretch>
                  </pic:blipFill>
                  <pic:spPr>
                    <a:xfrm>
                      <a:off x="0" y="0"/>
                      <a:ext cx="8439150" cy="2657475"/>
                    </a:xfrm>
                    <a:prstGeom prst="rect">
                      <a:avLst/>
                    </a:prstGeom>
                    <a:noFill/>
                    <a:ln w="9525">
                      <a:noFill/>
                    </a:ln>
                  </pic:spPr>
                </pic:pic>
              </a:graphicData>
            </a:graphic>
          </wp:inline>
        </w:drawing>
      </w:r>
    </w:p>
    <w:p>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图所示为网页的请求原理图，当用户访问一个网站时，需要向服务器发送请求，网页上的每张图像都要经过一次请求才能展现给用户。</w:t>
      </w:r>
    </w:p>
    <w:p>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然而，一个网页中往往会应用很多小的背景图像作为修饰，当网页中的图像过多时，服务器就会</w:t>
      </w:r>
      <w:r>
        <w:rPr>
          <w:rFonts w:hint="eastAsia" w:ascii="黑体" w:hAnsi="黑体" w:eastAsia="黑体" w:cs="黑体"/>
          <w:b/>
          <w:bCs/>
          <w:i w:val="0"/>
          <w:iCs w:val="0"/>
          <w:caps w:val="0"/>
          <w:color w:val="FF502C"/>
          <w:spacing w:val="24"/>
          <w:sz w:val="19"/>
          <w:szCs w:val="19"/>
          <w:shd w:val="clear" w:fill="FFFFFF"/>
        </w:rPr>
        <w:t>频繁</w:t>
      </w:r>
      <w:r>
        <w:rPr>
          <w:rFonts w:hint="eastAsia" w:ascii="黑体" w:hAnsi="黑体" w:eastAsia="黑体" w:cs="黑体"/>
          <w:i w:val="0"/>
          <w:iCs w:val="0"/>
          <w:caps w:val="0"/>
          <w:color w:val="000000"/>
          <w:spacing w:val="24"/>
          <w:sz w:val="18"/>
          <w:szCs w:val="18"/>
          <w:shd w:val="clear" w:fill="FFFFFF"/>
        </w:rPr>
        <w:t>地接受和发送请求，这将大大</w:t>
      </w:r>
      <w:r>
        <w:rPr>
          <w:rFonts w:hint="eastAsia" w:ascii="黑体" w:hAnsi="黑体" w:eastAsia="黑体" w:cs="黑体"/>
          <w:b/>
          <w:bCs/>
          <w:i w:val="0"/>
          <w:iCs w:val="0"/>
          <w:caps w:val="0"/>
          <w:color w:val="FF502C"/>
          <w:spacing w:val="24"/>
          <w:sz w:val="19"/>
          <w:szCs w:val="19"/>
          <w:shd w:val="clear" w:fill="FFFFFF"/>
        </w:rPr>
        <w:t>降低</w:t>
      </w:r>
      <w:r>
        <w:rPr>
          <w:rFonts w:hint="eastAsia" w:ascii="黑体" w:hAnsi="黑体" w:eastAsia="黑体" w:cs="黑体"/>
          <w:i w:val="0"/>
          <w:iCs w:val="0"/>
          <w:caps w:val="0"/>
          <w:color w:val="000000"/>
          <w:spacing w:val="24"/>
          <w:sz w:val="18"/>
          <w:szCs w:val="18"/>
          <w:shd w:val="clear" w:fill="FFFFFF"/>
        </w:rPr>
        <w:t>页面的加载速度。</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Style w:val="11"/>
          <w:rFonts w:hint="eastAsia" w:ascii="黑体" w:hAnsi="黑体" w:eastAsia="黑体" w:cs="黑体"/>
          <w:i w:val="0"/>
          <w:iCs w:val="0"/>
          <w:caps w:val="0"/>
          <w:color w:val="000000"/>
          <w:spacing w:val="24"/>
          <w:sz w:val="16"/>
          <w:szCs w:val="16"/>
          <w:shd w:val="clear" w:fill="FFFFFF"/>
        </w:rPr>
        <w:t>为什么需要精灵技术</w:t>
      </w:r>
      <w:r>
        <w:rPr>
          <w:rFonts w:hint="eastAsia" w:ascii="黑体" w:hAnsi="黑体" w:eastAsia="黑体" w:cs="黑体"/>
          <w:i w:val="0"/>
          <w:iCs w:val="0"/>
          <w:caps w:val="0"/>
          <w:color w:val="000000"/>
          <w:spacing w:val="24"/>
          <w:sz w:val="16"/>
          <w:szCs w:val="16"/>
          <w:shd w:val="clear" w:fill="FFFFFF"/>
        </w:rPr>
        <w:t>：</w:t>
      </w:r>
      <w:r>
        <w:rPr>
          <w:rFonts w:hint="eastAsia" w:ascii="黑体" w:hAnsi="黑体" w:eastAsia="黑体" w:cs="黑体"/>
          <w:i w:val="0"/>
          <w:iCs w:val="0"/>
          <w:caps w:val="0"/>
          <w:color w:val="916DD5"/>
          <w:spacing w:val="24"/>
          <w:sz w:val="16"/>
          <w:szCs w:val="16"/>
          <w:shd w:val="clear" w:fill="FFFFFF"/>
        </w:rPr>
        <w:t>为了有效地减少服务器接受和发送请求的次数，提高页面的加载速度。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5.1 精灵技术讲解</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CSS 精灵其实是将网页中的一些背景图像整合到一张大图中（精灵图），然而，各个网页元素通常只需要精灵图中不同位置的某个小图，要想精确定位到精灵图中的某个小图。</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2095500" cy="4981575"/>
            <wp:effectExtent l="0" t="0" r="7620" b="0"/>
            <wp:docPr id="33" name="图片 45"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 descr="IMG_291"/>
                    <pic:cNvPicPr>
                      <a:picLocks noChangeAspect="1"/>
                    </pic:cNvPicPr>
                  </pic:nvPicPr>
                  <pic:blipFill>
                    <a:blip r:embed="rId37"/>
                    <a:stretch>
                      <a:fillRect/>
                    </a:stretch>
                  </pic:blipFill>
                  <pic:spPr>
                    <a:xfrm>
                      <a:off x="0" y="0"/>
                      <a:ext cx="2095500" cy="4981575"/>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t>这样，当用户访问该页面时，只需向服务发送</w:t>
      </w:r>
      <w:r>
        <w:rPr>
          <w:rFonts w:hint="eastAsia" w:ascii="黑体" w:hAnsi="黑体" w:eastAsia="黑体" w:cs="黑体"/>
          <w:b/>
          <w:bCs/>
          <w:i w:val="0"/>
          <w:iCs w:val="0"/>
          <w:caps w:val="0"/>
          <w:color w:val="FF502C"/>
          <w:spacing w:val="24"/>
          <w:sz w:val="19"/>
          <w:szCs w:val="19"/>
          <w:shd w:val="clear" w:fill="FFFFFF"/>
        </w:rPr>
        <w:t>一次请求</w:t>
      </w:r>
      <w:r>
        <w:rPr>
          <w:rFonts w:hint="eastAsia" w:ascii="黑体" w:hAnsi="黑体" w:eastAsia="黑体" w:cs="黑体"/>
          <w:i w:val="0"/>
          <w:iCs w:val="0"/>
          <w:caps w:val="0"/>
          <w:color w:val="000000"/>
          <w:spacing w:val="24"/>
          <w:sz w:val="16"/>
          <w:szCs w:val="16"/>
          <w:shd w:val="clear" w:fill="FFFFFF"/>
        </w:rPr>
        <w:t>，网页中的背景图像即可全部展示出来。</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我们需要使用CSS的:</w:t>
      </w:r>
    </w:p>
    <w:p>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background-image、</w:t>
      </w:r>
    </w:p>
    <w:p>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background-repeat</w:t>
      </w:r>
    </w:p>
    <w:p>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background-position属性进行背景定位，</w:t>
      </w:r>
    </w:p>
    <w:p>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其中最关键的是使用</w:t>
      </w:r>
      <w:r>
        <w:rPr>
          <w:rStyle w:val="12"/>
          <w:rFonts w:hint="eastAsia" w:ascii="黑体" w:hAnsi="黑体" w:eastAsia="黑体" w:cs="黑体"/>
          <w:b/>
          <w:bCs/>
          <w:i w:val="0"/>
          <w:iCs w:val="0"/>
          <w:caps w:val="0"/>
          <w:color w:val="916DD5"/>
          <w:spacing w:val="24"/>
          <w:sz w:val="18"/>
          <w:szCs w:val="18"/>
          <w:shd w:val="clear" w:fill="FFFFFF"/>
        </w:rPr>
        <w:t>background-position</w:t>
      </w:r>
      <w:r>
        <w:rPr>
          <w:rFonts w:hint="eastAsia" w:ascii="黑体" w:hAnsi="黑体" w:eastAsia="黑体" w:cs="黑体"/>
          <w:i w:val="0"/>
          <w:iCs w:val="0"/>
          <w:caps w:val="0"/>
          <w:color w:val="000000"/>
          <w:spacing w:val="24"/>
          <w:sz w:val="18"/>
          <w:szCs w:val="18"/>
          <w:shd w:val="clear" w:fill="FFFFFF"/>
        </w:rPr>
        <w:t> 属性精确地定位。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5.2 精灵技术使用的核心总结</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首先我们知道，css精灵技术主要针对于</w:t>
      </w:r>
      <w:r>
        <w:rPr>
          <w:rFonts w:hint="eastAsia" w:ascii="黑体" w:hAnsi="黑体" w:eastAsia="黑体" w:cs="黑体"/>
          <w:b/>
          <w:bCs/>
          <w:i w:val="0"/>
          <w:iCs w:val="0"/>
          <w:caps w:val="0"/>
          <w:color w:val="FF502C"/>
          <w:spacing w:val="24"/>
          <w:sz w:val="19"/>
          <w:szCs w:val="19"/>
          <w:shd w:val="clear" w:fill="FFFFFF"/>
        </w:rPr>
        <w:t>背景图片</w:t>
      </w:r>
      <w:r>
        <w:rPr>
          <w:rFonts w:hint="eastAsia" w:ascii="黑体" w:hAnsi="黑体" w:eastAsia="黑体" w:cs="黑体"/>
          <w:i w:val="0"/>
          <w:iCs w:val="0"/>
          <w:caps w:val="0"/>
          <w:color w:val="000000"/>
          <w:spacing w:val="24"/>
          <w:sz w:val="16"/>
          <w:szCs w:val="16"/>
          <w:shd w:val="clear" w:fill="FFFFFF"/>
        </w:rPr>
        <w:t>，插入的图片img 是不需要这个技术的。</w:t>
      </w:r>
    </w:p>
    <w:p>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精确测量，每个小背景图片的</w:t>
      </w:r>
      <w:r>
        <w:rPr>
          <w:rFonts w:hint="eastAsia" w:ascii="黑体" w:hAnsi="黑体" w:eastAsia="黑体" w:cs="黑体"/>
          <w:b/>
          <w:bCs/>
          <w:i w:val="0"/>
          <w:iCs w:val="0"/>
          <w:caps w:val="0"/>
          <w:color w:val="FF502C"/>
          <w:spacing w:val="24"/>
          <w:sz w:val="19"/>
          <w:szCs w:val="19"/>
          <w:shd w:val="clear" w:fill="FFFFFF"/>
        </w:rPr>
        <w:t>大小和 位置</w:t>
      </w:r>
      <w:r>
        <w:rPr>
          <w:rFonts w:hint="eastAsia" w:ascii="黑体" w:hAnsi="黑体" w:eastAsia="黑体" w:cs="黑体"/>
          <w:i w:val="0"/>
          <w:iCs w:val="0"/>
          <w:caps w:val="0"/>
          <w:color w:val="000000"/>
          <w:spacing w:val="24"/>
          <w:sz w:val="18"/>
          <w:szCs w:val="18"/>
          <w:shd w:val="clear" w:fill="FFFFFF"/>
        </w:rPr>
        <w:t>。</w:t>
      </w:r>
    </w:p>
    <w:p>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给盒子指定小背景图片时， 背景定位基本都是 </w:t>
      </w:r>
      <w:r>
        <w:rPr>
          <w:rFonts w:hint="eastAsia" w:ascii="黑体" w:hAnsi="黑体" w:eastAsia="黑体" w:cs="黑体"/>
          <w:b/>
          <w:bCs/>
          <w:i w:val="0"/>
          <w:iCs w:val="0"/>
          <w:caps w:val="0"/>
          <w:color w:val="FF502C"/>
          <w:spacing w:val="24"/>
          <w:sz w:val="19"/>
          <w:szCs w:val="19"/>
          <w:shd w:val="clear" w:fill="FFFFFF"/>
        </w:rPr>
        <w:t>负值</w:t>
      </w:r>
      <w:r>
        <w:rPr>
          <w:rFonts w:hint="eastAsia" w:ascii="黑体" w:hAnsi="黑体" w:eastAsia="黑体" w:cs="黑体"/>
          <w:i w:val="0"/>
          <w:iCs w:val="0"/>
          <w:caps w:val="0"/>
          <w:color w:val="000000"/>
          <w:spacing w:val="24"/>
          <w:sz w:val="18"/>
          <w:szCs w:val="18"/>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滑动门</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6096000" cy="4067175"/>
            <wp:effectExtent l="0" t="0" r="0" b="1905"/>
            <wp:docPr id="31" name="图片 46"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6" descr="IMG_292"/>
                    <pic:cNvPicPr>
                      <a:picLocks noChangeAspect="1"/>
                    </pic:cNvPicPr>
                  </pic:nvPicPr>
                  <pic:blipFill>
                    <a:blip r:embed="rId38"/>
                    <a:stretch>
                      <a:fillRect/>
                    </a:stretch>
                  </pic:blipFill>
                  <pic:spPr>
                    <a:xfrm>
                      <a:off x="0" y="0"/>
                      <a:ext cx="6096000" cy="40671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6.1 滑动门出现的背景</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制作网页时，为了美观，常常需要为网页元素设置特殊形状的背景，比如微信导航栏，有凸起和凹下去的感觉，最大的问题是里面的字数不一样多，咋办？</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drawing>
          <wp:inline distT="0" distB="0" distL="114300" distR="114300">
            <wp:extent cx="10287000" cy="4067175"/>
            <wp:effectExtent l="0" t="0" r="0" b="1905"/>
            <wp:docPr id="32" name="图片 47"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7" descr="IMG_293"/>
                    <pic:cNvPicPr>
                      <a:picLocks noChangeAspect="1"/>
                    </pic:cNvPicPr>
                  </pic:nvPicPr>
                  <pic:blipFill>
                    <a:blip r:embed="rId39"/>
                    <a:stretch>
                      <a:fillRect/>
                    </a:stretch>
                  </pic:blipFill>
                  <pic:spPr>
                    <a:xfrm>
                      <a:off x="0" y="0"/>
                      <a:ext cx="10287000" cy="4067175"/>
                    </a:xfrm>
                    <a:prstGeom prst="rect">
                      <a:avLst/>
                    </a:prstGeom>
                    <a:noFill/>
                    <a:ln w="9525">
                      <a:noFill/>
                    </a:ln>
                  </pic:spPr>
                </pic:pic>
              </a:graphicData>
            </a:graphic>
          </wp:inline>
        </w:drawing>
      </w:r>
      <w:r>
        <w:rPr>
          <w:rFonts w:hint="eastAsia" w:ascii="黑体" w:hAnsi="黑体" w:eastAsia="黑体" w:cs="黑体"/>
          <w:i w:val="0"/>
          <w:iCs w:val="0"/>
          <w:caps w:val="0"/>
          <w:color w:val="000000"/>
          <w:spacing w:val="24"/>
          <w:sz w:val="16"/>
          <w:szCs w:val="16"/>
          <w:shd w:val="clear" w:fill="FFFFFF"/>
        </w:rPr>
        <w:t>为了使各种特殊形状的背景能够自适应元素中文本内容的多少，出现了CSS滑动门技术。它从新的角度构建页面，使各种特殊形状的背景能够自由拉伸滑动，以适应元素内部的文本内容，可用性更强。最常见于各种导航栏的滑动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left"/>
        <w:rPr>
          <w:rFonts w:hint="eastAsia" w:ascii="黑体" w:hAnsi="黑体" w:eastAsia="黑体" w:cs="黑体"/>
          <w:b/>
          <w:bCs/>
          <w:i w:val="0"/>
          <w:iCs w:val="0"/>
          <w:caps w:val="0"/>
          <w:color w:val="000000"/>
          <w:spacing w:val="24"/>
          <w:sz w:val="21"/>
          <w:szCs w:val="21"/>
        </w:rPr>
      </w:pPr>
      <w:r>
        <w:rPr>
          <w:rFonts w:hint="eastAsia" w:ascii="黑体" w:hAnsi="黑体" w:eastAsia="黑体" w:cs="黑体"/>
          <w:b/>
          <w:bCs/>
          <w:i w:val="0"/>
          <w:iCs w:val="0"/>
          <w:caps w:val="0"/>
          <w:color w:val="000000"/>
          <w:spacing w:val="24"/>
          <w:sz w:val="21"/>
          <w:szCs w:val="21"/>
          <w:shd w:val="clear" w:fill="FFFFFF"/>
        </w:rPr>
        <w:t>6.2 核心技术</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核心技术就是利用</w:t>
      </w:r>
      <w:r>
        <w:rPr>
          <w:rStyle w:val="12"/>
          <w:rFonts w:hint="eastAsia" w:ascii="黑体" w:hAnsi="黑体" w:eastAsia="黑体" w:cs="黑体"/>
          <w:b/>
          <w:bCs/>
          <w:i w:val="0"/>
          <w:iCs w:val="0"/>
          <w:caps w:val="0"/>
          <w:color w:val="916DD5"/>
          <w:spacing w:val="24"/>
          <w:sz w:val="16"/>
          <w:szCs w:val="16"/>
          <w:shd w:val="clear" w:fill="FFFFFF"/>
        </w:rPr>
        <w:t>CSS精灵</w:t>
      </w:r>
      <w:r>
        <w:rPr>
          <w:rFonts w:hint="eastAsia" w:ascii="黑体" w:hAnsi="黑体" w:eastAsia="黑体" w:cs="黑体"/>
          <w:i w:val="0"/>
          <w:iCs w:val="0"/>
          <w:caps w:val="0"/>
          <w:color w:val="000000"/>
          <w:spacing w:val="24"/>
          <w:sz w:val="16"/>
          <w:szCs w:val="16"/>
          <w:shd w:val="clear" w:fill="FFFFFF"/>
        </w:rPr>
        <w:t>（主要是背景位置）和 </w:t>
      </w:r>
      <w:r>
        <w:rPr>
          <w:rStyle w:val="12"/>
          <w:rFonts w:hint="eastAsia" w:ascii="黑体" w:hAnsi="黑体" w:eastAsia="黑体" w:cs="黑体"/>
          <w:b/>
          <w:bCs/>
          <w:i w:val="0"/>
          <w:iCs w:val="0"/>
          <w:caps w:val="0"/>
          <w:color w:val="916DD5"/>
          <w:spacing w:val="24"/>
          <w:sz w:val="16"/>
          <w:szCs w:val="16"/>
          <w:shd w:val="clear" w:fill="FFFFFF"/>
        </w:rPr>
        <w:t>盒子padding</w:t>
      </w:r>
      <w:r>
        <w:rPr>
          <w:rFonts w:hint="eastAsia" w:ascii="黑体" w:hAnsi="黑体" w:eastAsia="黑体" w:cs="黑体"/>
          <w:i w:val="0"/>
          <w:iCs w:val="0"/>
          <w:caps w:val="0"/>
          <w:color w:val="000000"/>
          <w:spacing w:val="24"/>
          <w:sz w:val="16"/>
          <w:szCs w:val="16"/>
          <w:shd w:val="clear" w:fill="FFFFFF"/>
        </w:rPr>
        <w:t>撑开宽度, 以便能适应不同字数的导航栏。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一般的经典布局都是这样的：</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&lt;li&gt;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&lt;a </w:t>
      </w:r>
      <w:r>
        <w:rPr>
          <w:rStyle w:val="12"/>
          <w:rFonts w:hint="eastAsia" w:ascii="黑体" w:hAnsi="黑体" w:eastAsia="黑体" w:cs="黑体"/>
          <w:i w:val="0"/>
          <w:iCs w:val="0"/>
          <w:caps w:val="0"/>
          <w:color w:val="836C28"/>
          <w:spacing w:val="24"/>
          <w:sz w:val="14"/>
          <w:szCs w:val="14"/>
          <w:shd w:val="clear" w:fill="FFFFFF"/>
        </w:rPr>
        <w:t>href</w:t>
      </w:r>
      <w:r>
        <w:rPr>
          <w:rStyle w:val="12"/>
          <w:rFonts w:hint="eastAsia" w:ascii="黑体" w:hAnsi="黑体" w:eastAsia="黑体" w:cs="黑体"/>
          <w:i w:val="0"/>
          <w:iCs w:val="0"/>
          <w:caps w:val="0"/>
          <w:color w:val="AA0D91"/>
          <w:spacing w:val="24"/>
          <w:sz w:val="14"/>
          <w:szCs w:val="14"/>
          <w:shd w:val="clear" w:fill="FFFFFF"/>
        </w:rPr>
        <w:t>=</w:t>
      </w:r>
      <w:r>
        <w:rPr>
          <w:rStyle w:val="12"/>
          <w:rFonts w:hint="eastAsia" w:ascii="黑体" w:hAnsi="黑体" w:eastAsia="黑体" w:cs="黑体"/>
          <w:i w:val="0"/>
          <w:iCs w:val="0"/>
          <w:caps w:val="0"/>
          <w:color w:val="C41A16"/>
          <w:spacing w:val="24"/>
          <w:sz w:val="14"/>
          <w:szCs w:val="14"/>
          <w:shd w:val="clear" w:fill="FFFFFF"/>
        </w:rPr>
        <w:t>"#"</w:t>
      </w:r>
      <w:r>
        <w:rPr>
          <w:rStyle w:val="12"/>
          <w:rFonts w:hint="eastAsia" w:ascii="黑体" w:hAnsi="黑体" w:eastAsia="黑体" w:cs="黑体"/>
          <w:i w:val="0"/>
          <w:iCs w:val="0"/>
          <w:caps w:val="0"/>
          <w:color w:val="AA0D91"/>
          <w:spacing w:val="24"/>
          <w:sz w:val="14"/>
          <w:szCs w:val="14"/>
          <w:shd w:val="clear" w:fill="FFFFFF"/>
        </w:rPr>
        <w:t>&gt;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&lt;span&gt;</w:t>
      </w:r>
      <w:r>
        <w:rPr>
          <w:rStyle w:val="12"/>
          <w:rFonts w:hint="eastAsia" w:ascii="黑体" w:hAnsi="黑体" w:eastAsia="黑体" w:cs="黑体"/>
          <w:i w:val="0"/>
          <w:iCs w:val="0"/>
          <w:caps w:val="0"/>
          <w:color w:val="000000"/>
          <w:spacing w:val="24"/>
          <w:sz w:val="14"/>
          <w:szCs w:val="14"/>
          <w:shd w:val="clear" w:fill="FFFFFF"/>
        </w:rPr>
        <w:t>导航栏内容</w:t>
      </w:r>
      <w:r>
        <w:rPr>
          <w:rStyle w:val="12"/>
          <w:rFonts w:hint="eastAsia" w:ascii="黑体" w:hAnsi="黑体" w:eastAsia="黑体" w:cs="黑体"/>
          <w:i w:val="0"/>
          <w:iCs w:val="0"/>
          <w:caps w:val="0"/>
          <w:color w:val="AA0D91"/>
          <w:spacing w:val="24"/>
          <w:sz w:val="14"/>
          <w:szCs w:val="14"/>
          <w:shd w:val="clear" w:fill="FFFFFF"/>
        </w:rPr>
        <w:t>&lt;/span&gt;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&lt;/a&gt;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AA0D91"/>
          <w:spacing w:val="24"/>
          <w:sz w:val="14"/>
          <w:szCs w:val="14"/>
          <w:shd w:val="clear" w:fill="FFFFFF"/>
        </w:rPr>
        <w:t>&lt;/li&gt;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padding</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margin</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body</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background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5C2699"/>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(images/wx.jpg) repeat-x;</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9B703F"/>
          <w:spacing w:val="24"/>
          <w:sz w:val="14"/>
          <w:szCs w:val="14"/>
          <w:shd w:val="clear" w:fill="FFFFFF"/>
        </w:rPr>
        <w:t>.father</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padding-top</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20px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padding-left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16px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33px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float</w:t>
      </w:r>
      <w:r>
        <w:rPr>
          <w:rStyle w:val="12"/>
          <w:rFonts w:hint="eastAsia" w:ascii="黑体" w:hAnsi="黑体" w:eastAsia="黑体" w:cs="黑体"/>
          <w:i w:val="0"/>
          <w:iCs w:val="0"/>
          <w:caps w:val="0"/>
          <w:color w:val="000000"/>
          <w:spacing w:val="24"/>
          <w:sz w:val="14"/>
          <w:szCs w:val="14"/>
          <w:shd w:val="clear" w:fill="FFFFFF"/>
        </w:rPr>
        <w:t>: left;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line-height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33px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margin</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background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5C2699"/>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(./images/to.png) no-repeat left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a</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padding-right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16px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33px</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display</w:t>
      </w:r>
      <w:r>
        <w:rPr>
          <w:rStyle w:val="12"/>
          <w:rFonts w:hint="eastAsia" w:ascii="黑体" w:hAnsi="黑体" w:eastAsia="黑体" w:cs="黑体"/>
          <w:i w:val="0"/>
          <w:iCs w:val="0"/>
          <w:caps w:val="0"/>
          <w:color w:val="000000"/>
          <w:spacing w:val="24"/>
          <w:sz w:val="14"/>
          <w:szCs w:val="14"/>
          <w:shd w:val="clear" w:fill="FFFFFF"/>
        </w:rPr>
        <w:t>: inline-block;</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color</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#fff</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background</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5C2699"/>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(./images/to.png) no-repeat right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text-decoration</w:t>
      </w:r>
      <w:r>
        <w:rPr>
          <w:rStyle w:val="12"/>
          <w:rFonts w:hint="eastAsia" w:ascii="黑体" w:hAnsi="黑体" w:eastAsia="黑体" w:cs="黑体"/>
          <w:i w:val="0"/>
          <w:iCs w:val="0"/>
          <w:caps w:val="0"/>
          <w:color w:val="000000"/>
          <w:spacing w:val="24"/>
          <w:sz w:val="14"/>
          <w:szCs w:val="14"/>
          <w:shd w:val="clear" w:fill="FFFFFF"/>
        </w:rPr>
        <w:t>: none;</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:hover,</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w:t>
      </w:r>
      <w:r>
        <w:rPr>
          <w:rStyle w:val="12"/>
          <w:rFonts w:hint="eastAsia" w:ascii="黑体" w:hAnsi="黑体" w:eastAsia="黑体" w:cs="黑体"/>
          <w:i w:val="0"/>
          <w:iCs w:val="0"/>
          <w:caps w:val="0"/>
          <w:color w:val="000000"/>
          <w:spacing w:val="24"/>
          <w:sz w:val="14"/>
          <w:szCs w:val="14"/>
          <w:shd w:val="clear" w:fill="FFFFFF"/>
        </w:rPr>
        <w:t>:hover </w:t>
      </w:r>
      <w:r>
        <w:rPr>
          <w:rStyle w:val="12"/>
          <w:rFonts w:hint="eastAsia" w:ascii="黑体" w:hAnsi="黑体" w:eastAsia="黑体" w:cs="黑体"/>
          <w:i w:val="0"/>
          <w:iCs w:val="0"/>
          <w:caps w:val="0"/>
          <w:color w:val="AA0D91"/>
          <w:spacing w:val="24"/>
          <w:sz w:val="14"/>
          <w:szCs w:val="14"/>
          <w:shd w:val="clear" w:fill="FFFFFF"/>
        </w:rPr>
        <w:t>a</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background-image</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5C2699"/>
          <w:spacing w:val="24"/>
          <w:sz w:val="14"/>
          <w:szCs w:val="14"/>
          <w:shd w:val="clear" w:fill="FFFFFF"/>
        </w:rPr>
        <w:t>url</w:t>
      </w:r>
      <w:r>
        <w:rPr>
          <w:rStyle w:val="12"/>
          <w:rFonts w:hint="eastAsia" w:ascii="黑体" w:hAnsi="黑体" w:eastAsia="黑体" w:cs="黑体"/>
          <w:i w:val="0"/>
          <w:iCs w:val="0"/>
          <w:caps w:val="0"/>
          <w:color w:val="000000"/>
          <w:spacing w:val="24"/>
          <w:sz w:val="14"/>
          <w:szCs w:val="14"/>
          <w:shd w:val="clear" w:fill="FFFFFF"/>
        </w:rPr>
        <w:t>(./images/ao.png);</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12" w:lineRule="atLeast"/>
        <w:ind w:left="0" w:right="0" w:firstLine="0"/>
        <w:jc w:val="left"/>
        <w:rPr>
          <w:rFonts w:hint="eastAsia" w:ascii="黑体" w:hAnsi="黑体" w:eastAsia="黑体" w:cs="黑体"/>
          <w:i w:val="0"/>
          <w:iCs w:val="0"/>
          <w:caps w:val="0"/>
          <w:color w:val="000000"/>
          <w:spacing w:val="24"/>
          <w:sz w:val="16"/>
          <w:szCs w:val="16"/>
        </w:rPr>
      </w:pPr>
      <w:r>
        <w:rPr>
          <w:rFonts w:hint="eastAsia" w:ascii="黑体" w:hAnsi="黑体" w:eastAsia="黑体" w:cs="黑体"/>
          <w:i w:val="0"/>
          <w:iCs w:val="0"/>
          <w:caps w:val="0"/>
          <w:color w:val="000000"/>
          <w:spacing w:val="24"/>
          <w:sz w:val="16"/>
          <w:szCs w:val="16"/>
          <w:shd w:val="clear" w:fill="FFFFFF"/>
        </w:rPr>
        <w:t>总结：</w:t>
      </w:r>
    </w:p>
    <w:p>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a 设置 背景左侧，padding撑开合适宽度。</w:t>
      </w:r>
    </w:p>
    <w:p>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span 设置背景右侧， padding撑开合适宽度 剩下由文字继续撑开宽度。</w:t>
      </w:r>
    </w:p>
    <w:p>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之所以a包含span就是因为 整个导航都是可以点击的。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80" w:afterAutospacing="0"/>
        <w:ind w:left="0" w:right="0" w:firstLine="0"/>
        <w:jc w:val="center"/>
        <w:rPr>
          <w:rFonts w:hint="eastAsia" w:ascii="黑体" w:hAnsi="黑体" w:eastAsia="黑体" w:cs="黑体"/>
          <w:b/>
          <w:bCs/>
          <w:i w:val="0"/>
          <w:iCs w:val="0"/>
          <w:caps w:val="0"/>
          <w:color w:val="000000"/>
          <w:spacing w:val="24"/>
          <w:sz w:val="24"/>
          <w:szCs w:val="24"/>
        </w:rPr>
      </w:pPr>
      <w:r>
        <w:rPr>
          <w:rFonts w:hint="eastAsia" w:ascii="黑体" w:hAnsi="黑体" w:eastAsia="黑体" w:cs="黑体"/>
          <w:b/>
          <w:bCs/>
          <w:i w:val="0"/>
          <w:iCs w:val="0"/>
          <w:caps w:val="0"/>
          <w:color w:val="000000"/>
          <w:spacing w:val="24"/>
          <w:sz w:val="24"/>
          <w:szCs w:val="24"/>
          <w:shd w:val="clear" w:fill="FFFFFF"/>
        </w:rPr>
        <w:t>CSS 三角形</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黑体" w:hAnsi="黑体" w:eastAsia="黑体" w:cs="黑体"/>
          <w:i w:val="0"/>
          <w:iCs w:val="0"/>
          <w:caps w:val="0"/>
          <w:color w:val="000000"/>
          <w:spacing w:val="24"/>
          <w:sz w:val="19"/>
          <w:szCs w:val="19"/>
        </w:rPr>
      </w:pPr>
      <w:r>
        <w:rPr>
          <w:rStyle w:val="12"/>
          <w:rFonts w:hint="eastAsia" w:ascii="黑体" w:hAnsi="黑体" w:eastAsia="黑体" w:cs="黑体"/>
          <w:i w:val="0"/>
          <w:iCs w:val="0"/>
          <w:caps w:val="0"/>
          <w:color w:val="AA0D91"/>
          <w:spacing w:val="24"/>
          <w:sz w:val="14"/>
          <w:szCs w:val="14"/>
          <w:shd w:val="clear" w:fill="FFFFFF"/>
        </w:rPr>
        <w:t>div</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width</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height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line-height</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font-size: </w:t>
      </w:r>
      <w:r>
        <w:rPr>
          <w:rStyle w:val="12"/>
          <w:rFonts w:hint="eastAsia" w:ascii="黑体" w:hAnsi="黑体" w:eastAsia="黑体" w:cs="黑体"/>
          <w:i w:val="0"/>
          <w:iCs w:val="0"/>
          <w:caps w:val="0"/>
          <w:color w:val="1C00CF"/>
          <w:spacing w:val="24"/>
          <w:sz w:val="14"/>
          <w:szCs w:val="14"/>
          <w:shd w:val="clear" w:fill="FFFFFF"/>
        </w:rPr>
        <w:t>0</w:t>
      </w:r>
      <w:r>
        <w:rPr>
          <w:rStyle w:val="12"/>
          <w:rFonts w:hint="eastAsia" w:ascii="黑体" w:hAnsi="黑体" w:eastAsia="黑体" w:cs="黑体"/>
          <w:i w:val="0"/>
          <w:iCs w:val="0"/>
          <w:caps w:val="0"/>
          <w:color w:val="000000"/>
          <w:spacing w:val="24"/>
          <w:sz w:val="14"/>
          <w:szCs w:val="14"/>
          <w:shd w:val="clear" w:fill="FFFFFF"/>
        </w:rPr>
        <w:t>;</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border-top</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 solid red;</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border-right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 solid green;</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border-bottom</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 solid blue;</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AA0D91"/>
          <w:spacing w:val="24"/>
          <w:sz w:val="14"/>
          <w:szCs w:val="14"/>
          <w:shd w:val="clear" w:fill="FFFFFF"/>
        </w:rPr>
        <w:t>border-left</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1C00CF"/>
          <w:spacing w:val="24"/>
          <w:sz w:val="14"/>
          <w:szCs w:val="14"/>
          <w:shd w:val="clear" w:fill="FFFFFF"/>
        </w:rPr>
        <w:t>10px</w:t>
      </w:r>
      <w:r>
        <w:rPr>
          <w:rStyle w:val="12"/>
          <w:rFonts w:hint="eastAsia" w:ascii="黑体" w:hAnsi="黑体" w:eastAsia="黑体" w:cs="黑体"/>
          <w:i w:val="0"/>
          <w:iCs w:val="0"/>
          <w:caps w:val="0"/>
          <w:color w:val="000000"/>
          <w:spacing w:val="24"/>
          <w:sz w:val="14"/>
          <w:szCs w:val="14"/>
          <w:shd w:val="clear" w:fill="FFFFFF"/>
        </w:rPr>
        <w:t> solid </w:t>
      </w:r>
      <w:r>
        <w:rPr>
          <w:rStyle w:val="12"/>
          <w:rFonts w:hint="eastAsia" w:ascii="黑体" w:hAnsi="黑体" w:eastAsia="黑体" w:cs="黑体"/>
          <w:i w:val="0"/>
          <w:iCs w:val="0"/>
          <w:caps w:val="0"/>
          <w:color w:val="1C00CF"/>
          <w:spacing w:val="24"/>
          <w:sz w:val="14"/>
          <w:szCs w:val="14"/>
          <w:shd w:val="clear" w:fill="FFFFFF"/>
        </w:rPr>
        <w:t>#000</w:t>
      </w:r>
      <w:r>
        <w:rPr>
          <w:rStyle w:val="12"/>
          <w:rFonts w:hint="eastAsia" w:ascii="黑体" w:hAnsi="黑体" w:eastAsia="黑体" w:cs="黑体"/>
          <w:i w:val="0"/>
          <w:iCs w:val="0"/>
          <w:caps w:val="0"/>
          <w:color w:val="000000"/>
          <w:spacing w:val="24"/>
          <w:sz w:val="14"/>
          <w:szCs w:val="14"/>
          <w:shd w:val="clear" w:fill="FFFFFF"/>
        </w:rPr>
        <w:t>; </w:t>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br w:type="textWrapping"/>
      </w:r>
      <w:r>
        <w:rPr>
          <w:rStyle w:val="12"/>
          <w:rFonts w:hint="eastAsia" w:ascii="黑体" w:hAnsi="黑体" w:eastAsia="黑体" w:cs="黑体"/>
          <w:i w:val="0"/>
          <w:iCs w:val="0"/>
          <w:caps w:val="0"/>
          <w:color w:val="000000"/>
          <w:spacing w:val="24"/>
          <w:sz w:val="14"/>
          <w:szCs w:val="14"/>
          <w:shd w:val="clear" w:fill="FFFFFF"/>
        </w:rPr>
        <w:t>     }</w:t>
      </w:r>
    </w:p>
    <w:p>
      <w:pPr>
        <w:keepNext w:val="0"/>
        <w:keepLines w:val="0"/>
        <w:widowControl/>
        <w:suppressLineNumbers w:val="0"/>
        <w:jc w:val="left"/>
        <w:rPr>
          <w:rFonts w:hint="eastAsia" w:ascii="黑体" w:hAnsi="黑体" w:eastAsia="黑体" w:cs="黑体"/>
        </w:rPr>
      </w:pPr>
      <w:r>
        <w:rPr>
          <w:rFonts w:hint="eastAsia" w:ascii="黑体" w:hAnsi="黑体" w:eastAsia="黑体" w:cs="黑体"/>
          <w:kern w:val="0"/>
          <w:sz w:val="24"/>
          <w:szCs w:val="24"/>
          <w:lang w:val="en-US" w:eastAsia="zh-CN" w:bidi="ar"/>
        </w:rPr>
        <w:drawing>
          <wp:inline distT="0" distB="0" distL="114300" distR="114300">
            <wp:extent cx="2505075" cy="2247900"/>
            <wp:effectExtent l="0" t="0" r="0" b="0"/>
            <wp:docPr id="34" name="图片 48"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8" descr="IMG_294"/>
                    <pic:cNvPicPr>
                      <a:picLocks noChangeAspect="1"/>
                    </pic:cNvPicPr>
                  </pic:nvPicPr>
                  <pic:blipFill>
                    <a:blip/>
                    <a:stretch>
                      <a:fillRect/>
                    </a:stretch>
                  </pic:blipFill>
                  <pic:spPr>
                    <a:xfrm>
                      <a:off x="0" y="0"/>
                      <a:ext cx="2505075" cy="2247900"/>
                    </a:xfrm>
                    <a:prstGeom prst="rect">
                      <a:avLst/>
                    </a:prstGeom>
                    <a:noFill/>
                    <a:ln w="9525">
                      <a:noFill/>
                    </a:ln>
                  </pic:spPr>
                </pic:pic>
              </a:graphicData>
            </a:graphic>
          </wp:inline>
        </w:drawing>
      </w:r>
    </w:p>
    <w:p>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我们用css 边框可以模拟三角效果</w:t>
      </w:r>
    </w:p>
    <w:p>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宽度高度为0</w:t>
      </w:r>
    </w:p>
    <w:p>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我们4个边框都要写， 只保留需要的边框颜色，其余的不能省略，都改为 transparent 透明就好了</w:t>
      </w:r>
    </w:p>
    <w:p>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rFonts w:hint="eastAsia" w:ascii="黑体" w:hAnsi="黑体" w:eastAsia="黑体" w:cs="黑体"/>
        </w:rPr>
      </w:pPr>
      <w:r>
        <w:rPr>
          <w:rFonts w:hint="eastAsia" w:ascii="黑体" w:hAnsi="黑体" w:eastAsia="黑体" w:cs="黑体"/>
          <w:i w:val="0"/>
          <w:iCs w:val="0"/>
          <w:caps w:val="0"/>
          <w:color w:val="000000"/>
          <w:spacing w:val="24"/>
          <w:sz w:val="18"/>
          <w:szCs w:val="18"/>
          <w:shd w:val="clear" w:fill="FFFFFF"/>
        </w:rPr>
        <w:t>为了照顾兼容性 低版本的浏览器，加上 font-size: 0;  line-height: 0;</w:t>
      </w:r>
    </w:p>
    <w:p>
      <w:pPr>
        <w:rPr>
          <w:rFonts w:hint="eastAsia" w:ascii="黑体" w:hAnsi="黑体" w:eastAsia="黑体" w:cs="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8E6FF"/>
    <w:multiLevelType w:val="multilevel"/>
    <w:tmpl w:val="8178E6F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
    <w:nsid w:val="81A3C848"/>
    <w:multiLevelType w:val="multilevel"/>
    <w:tmpl w:val="81A3C84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
    <w:nsid w:val="861BBEF0"/>
    <w:multiLevelType w:val="multilevel"/>
    <w:tmpl w:val="861BBEF0"/>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
    <w:nsid w:val="88B63BFE"/>
    <w:multiLevelType w:val="multilevel"/>
    <w:tmpl w:val="88B63BFE"/>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
    <w:nsid w:val="88E97D64"/>
    <w:multiLevelType w:val="multilevel"/>
    <w:tmpl w:val="88E97D6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
    <w:nsid w:val="8C739A5C"/>
    <w:multiLevelType w:val="multilevel"/>
    <w:tmpl w:val="8C739A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F9B7720"/>
    <w:multiLevelType w:val="multilevel"/>
    <w:tmpl w:val="8F9B77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592E5C2"/>
    <w:multiLevelType w:val="multilevel"/>
    <w:tmpl w:val="9592E5C2"/>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
    <w:nsid w:val="98325374"/>
    <w:multiLevelType w:val="multilevel"/>
    <w:tmpl w:val="983253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99B0B8A3"/>
    <w:multiLevelType w:val="multilevel"/>
    <w:tmpl w:val="99B0B8A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0">
    <w:nsid w:val="99FA4BA5"/>
    <w:multiLevelType w:val="multilevel"/>
    <w:tmpl w:val="99FA4BA5"/>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1">
    <w:nsid w:val="9BAD73C1"/>
    <w:multiLevelType w:val="multilevel"/>
    <w:tmpl w:val="9BAD73C1"/>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2">
    <w:nsid w:val="9C21F0F8"/>
    <w:multiLevelType w:val="multilevel"/>
    <w:tmpl w:val="9C21F0F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3">
    <w:nsid w:val="A5553414"/>
    <w:multiLevelType w:val="multilevel"/>
    <w:tmpl w:val="A555341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4">
    <w:nsid w:val="A857254C"/>
    <w:multiLevelType w:val="multilevel"/>
    <w:tmpl w:val="A857254C"/>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5">
    <w:nsid w:val="AA12D7BE"/>
    <w:multiLevelType w:val="multilevel"/>
    <w:tmpl w:val="AA12D7BE"/>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6">
    <w:nsid w:val="AA229E94"/>
    <w:multiLevelType w:val="multilevel"/>
    <w:tmpl w:val="AA229E9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7">
    <w:nsid w:val="AB6993E2"/>
    <w:multiLevelType w:val="multilevel"/>
    <w:tmpl w:val="AB6993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AC716E5C"/>
    <w:multiLevelType w:val="multilevel"/>
    <w:tmpl w:val="AC716E5C"/>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9">
    <w:nsid w:val="B071D059"/>
    <w:multiLevelType w:val="multilevel"/>
    <w:tmpl w:val="B071D05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0">
    <w:nsid w:val="B22A88AA"/>
    <w:multiLevelType w:val="multilevel"/>
    <w:tmpl w:val="B22A88AA"/>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1">
    <w:nsid w:val="B36C8957"/>
    <w:multiLevelType w:val="multilevel"/>
    <w:tmpl w:val="B36C8957"/>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2">
    <w:nsid w:val="B53ABA8F"/>
    <w:multiLevelType w:val="multilevel"/>
    <w:tmpl w:val="B53ABA8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3">
    <w:nsid w:val="BC32B60D"/>
    <w:multiLevelType w:val="multilevel"/>
    <w:tmpl w:val="BC32B60D"/>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4">
    <w:nsid w:val="BE07ED22"/>
    <w:multiLevelType w:val="multilevel"/>
    <w:tmpl w:val="BE07ED22"/>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5">
    <w:nsid w:val="BE6FFD65"/>
    <w:multiLevelType w:val="multilevel"/>
    <w:tmpl w:val="BE6FFD65"/>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6">
    <w:nsid w:val="BF620CC9"/>
    <w:multiLevelType w:val="multilevel"/>
    <w:tmpl w:val="BF620C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BFCB7A35"/>
    <w:multiLevelType w:val="multilevel"/>
    <w:tmpl w:val="BFCB7A35"/>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8">
    <w:nsid w:val="C0251A9B"/>
    <w:multiLevelType w:val="multilevel"/>
    <w:tmpl w:val="C0251A9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9">
    <w:nsid w:val="C55CF3C1"/>
    <w:multiLevelType w:val="multilevel"/>
    <w:tmpl w:val="C55CF3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C74F488B"/>
    <w:multiLevelType w:val="multilevel"/>
    <w:tmpl w:val="C74F488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1">
    <w:nsid w:val="C9C426CA"/>
    <w:multiLevelType w:val="multilevel"/>
    <w:tmpl w:val="C9C426CA"/>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2">
    <w:nsid w:val="CB57DA09"/>
    <w:multiLevelType w:val="multilevel"/>
    <w:tmpl w:val="CB57DA0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3">
    <w:nsid w:val="CBCE8F68"/>
    <w:multiLevelType w:val="multilevel"/>
    <w:tmpl w:val="CBCE8F6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4">
    <w:nsid w:val="D84B1437"/>
    <w:multiLevelType w:val="multilevel"/>
    <w:tmpl w:val="D84B1437"/>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5">
    <w:nsid w:val="D8ACBB17"/>
    <w:multiLevelType w:val="multilevel"/>
    <w:tmpl w:val="D8ACBB17"/>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6">
    <w:nsid w:val="D8DB3571"/>
    <w:multiLevelType w:val="multilevel"/>
    <w:tmpl w:val="D8DB3571"/>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7">
    <w:nsid w:val="DA280E21"/>
    <w:multiLevelType w:val="multilevel"/>
    <w:tmpl w:val="DA280E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DA99DACF"/>
    <w:multiLevelType w:val="multilevel"/>
    <w:tmpl w:val="DA99DAC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9">
    <w:nsid w:val="DE46D3F4"/>
    <w:multiLevelType w:val="multilevel"/>
    <w:tmpl w:val="DE46D3F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0">
    <w:nsid w:val="DEC589D4"/>
    <w:multiLevelType w:val="multilevel"/>
    <w:tmpl w:val="DEC589D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1">
    <w:nsid w:val="E1AE6CA9"/>
    <w:multiLevelType w:val="multilevel"/>
    <w:tmpl w:val="E1AE6CA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2">
    <w:nsid w:val="E6D1A218"/>
    <w:multiLevelType w:val="multilevel"/>
    <w:tmpl w:val="E6D1A21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3">
    <w:nsid w:val="E71C41AF"/>
    <w:multiLevelType w:val="multilevel"/>
    <w:tmpl w:val="E71C41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E8C82531"/>
    <w:multiLevelType w:val="multilevel"/>
    <w:tmpl w:val="E8C82531"/>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5">
    <w:nsid w:val="E8DC7E94"/>
    <w:multiLevelType w:val="multilevel"/>
    <w:tmpl w:val="E8DC7E9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6">
    <w:nsid w:val="EA89F013"/>
    <w:multiLevelType w:val="multilevel"/>
    <w:tmpl w:val="EA89F0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ECB33376"/>
    <w:multiLevelType w:val="multilevel"/>
    <w:tmpl w:val="ECB333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ED424576"/>
    <w:multiLevelType w:val="multilevel"/>
    <w:tmpl w:val="ED424576"/>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49">
    <w:nsid w:val="F1CEB33D"/>
    <w:multiLevelType w:val="multilevel"/>
    <w:tmpl w:val="F1CEB33D"/>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0">
    <w:nsid w:val="F34B0A1D"/>
    <w:multiLevelType w:val="multilevel"/>
    <w:tmpl w:val="F34B0A1D"/>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1">
    <w:nsid w:val="F3B29353"/>
    <w:multiLevelType w:val="multilevel"/>
    <w:tmpl w:val="F3B2935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2">
    <w:nsid w:val="F8348DFB"/>
    <w:multiLevelType w:val="multilevel"/>
    <w:tmpl w:val="F8348D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FC047F07"/>
    <w:multiLevelType w:val="multilevel"/>
    <w:tmpl w:val="FC047F07"/>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4">
    <w:nsid w:val="FE80FCDA"/>
    <w:multiLevelType w:val="multilevel"/>
    <w:tmpl w:val="FE80FCDA"/>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5">
    <w:nsid w:val="FFFB20CB"/>
    <w:multiLevelType w:val="multilevel"/>
    <w:tmpl w:val="FFFB20C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6">
    <w:nsid w:val="07E50F5E"/>
    <w:multiLevelType w:val="multilevel"/>
    <w:tmpl w:val="07E50F5E"/>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7">
    <w:nsid w:val="0AE1CB85"/>
    <w:multiLevelType w:val="multilevel"/>
    <w:tmpl w:val="0AE1CB85"/>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8">
    <w:nsid w:val="0B65219F"/>
    <w:multiLevelType w:val="multilevel"/>
    <w:tmpl w:val="0B65219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9">
    <w:nsid w:val="0C13F6DF"/>
    <w:multiLevelType w:val="multilevel"/>
    <w:tmpl w:val="0C13F6D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0">
    <w:nsid w:val="114A1F7C"/>
    <w:multiLevelType w:val="multilevel"/>
    <w:tmpl w:val="114A1F7C"/>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1">
    <w:nsid w:val="1449A919"/>
    <w:multiLevelType w:val="multilevel"/>
    <w:tmpl w:val="1449A91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2">
    <w:nsid w:val="15C6DEF5"/>
    <w:multiLevelType w:val="multilevel"/>
    <w:tmpl w:val="15C6DEF5"/>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3">
    <w:nsid w:val="1A102E84"/>
    <w:multiLevelType w:val="multilevel"/>
    <w:tmpl w:val="1A102E84"/>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4">
    <w:nsid w:val="2064F4AF"/>
    <w:multiLevelType w:val="multilevel"/>
    <w:tmpl w:val="2064F4A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5">
    <w:nsid w:val="207A568A"/>
    <w:multiLevelType w:val="multilevel"/>
    <w:tmpl w:val="207A568A"/>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6">
    <w:nsid w:val="22DF189D"/>
    <w:multiLevelType w:val="multilevel"/>
    <w:tmpl w:val="22DF189D"/>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7">
    <w:nsid w:val="23A46308"/>
    <w:multiLevelType w:val="multilevel"/>
    <w:tmpl w:val="23A4630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8">
    <w:nsid w:val="23D17DF8"/>
    <w:multiLevelType w:val="multilevel"/>
    <w:tmpl w:val="23D17DF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9">
    <w:nsid w:val="253C530F"/>
    <w:multiLevelType w:val="multilevel"/>
    <w:tmpl w:val="253C530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0">
    <w:nsid w:val="26472525"/>
    <w:multiLevelType w:val="multilevel"/>
    <w:tmpl w:val="264725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2CA61CBB"/>
    <w:multiLevelType w:val="multilevel"/>
    <w:tmpl w:val="2CA61CB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2">
    <w:nsid w:val="2EBBE1CB"/>
    <w:multiLevelType w:val="multilevel"/>
    <w:tmpl w:val="2EBBE1C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3">
    <w:nsid w:val="36132E40"/>
    <w:multiLevelType w:val="multilevel"/>
    <w:tmpl w:val="36132E40"/>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4">
    <w:nsid w:val="3DC9CDDF"/>
    <w:multiLevelType w:val="multilevel"/>
    <w:tmpl w:val="3DC9CDD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5">
    <w:nsid w:val="3FA41E4A"/>
    <w:multiLevelType w:val="multilevel"/>
    <w:tmpl w:val="3FA41E4A"/>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6">
    <w:nsid w:val="45EC8062"/>
    <w:multiLevelType w:val="multilevel"/>
    <w:tmpl w:val="45EC8062"/>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7">
    <w:nsid w:val="45F32F1F"/>
    <w:multiLevelType w:val="multilevel"/>
    <w:tmpl w:val="45F32F1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8">
    <w:nsid w:val="4881CBAC"/>
    <w:multiLevelType w:val="multilevel"/>
    <w:tmpl w:val="4881CBAC"/>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9">
    <w:nsid w:val="4BD43FAA"/>
    <w:multiLevelType w:val="multilevel"/>
    <w:tmpl w:val="4BD43FAA"/>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0">
    <w:nsid w:val="5715C081"/>
    <w:multiLevelType w:val="multilevel"/>
    <w:tmpl w:val="5715C081"/>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1">
    <w:nsid w:val="57793F17"/>
    <w:multiLevelType w:val="multilevel"/>
    <w:tmpl w:val="57793F17"/>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2">
    <w:nsid w:val="5F516083"/>
    <w:multiLevelType w:val="multilevel"/>
    <w:tmpl w:val="5F51608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3">
    <w:nsid w:val="6639D061"/>
    <w:multiLevelType w:val="multilevel"/>
    <w:tmpl w:val="6639D061"/>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4">
    <w:nsid w:val="6B034EDC"/>
    <w:multiLevelType w:val="multilevel"/>
    <w:tmpl w:val="6B034E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6B3F1569"/>
    <w:multiLevelType w:val="multilevel"/>
    <w:tmpl w:val="6B3F15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738856F8"/>
    <w:multiLevelType w:val="multilevel"/>
    <w:tmpl w:val="738856F8"/>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7">
    <w:nsid w:val="74D2ACEF"/>
    <w:multiLevelType w:val="multilevel"/>
    <w:tmpl w:val="74D2AC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76D6DE73"/>
    <w:multiLevelType w:val="multilevel"/>
    <w:tmpl w:val="76D6DE7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9">
    <w:nsid w:val="79C78A09"/>
    <w:multiLevelType w:val="multilevel"/>
    <w:tmpl w:val="79C78A0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90">
    <w:nsid w:val="7A8B8DC3"/>
    <w:multiLevelType w:val="multilevel"/>
    <w:tmpl w:val="7A8B8DC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91">
    <w:nsid w:val="7D5280EB"/>
    <w:multiLevelType w:val="multilevel"/>
    <w:tmpl w:val="7D5280EB"/>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92">
    <w:nsid w:val="7D5494F3"/>
    <w:multiLevelType w:val="multilevel"/>
    <w:tmpl w:val="7D5494F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93">
    <w:nsid w:val="7DD6F4F2"/>
    <w:multiLevelType w:val="multilevel"/>
    <w:tmpl w:val="7DD6F4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7EC45B9E"/>
    <w:multiLevelType w:val="multilevel"/>
    <w:tmpl w:val="7EC45B9E"/>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95">
    <w:nsid w:val="7F6207B3"/>
    <w:multiLevelType w:val="multilevel"/>
    <w:tmpl w:val="7F6207B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96">
    <w:nsid w:val="7FF8FFD9"/>
    <w:multiLevelType w:val="multilevel"/>
    <w:tmpl w:val="7FF8FFD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num w:numId="1">
    <w:abstractNumId w:val="48"/>
  </w:num>
  <w:num w:numId="2">
    <w:abstractNumId w:val="16"/>
  </w:num>
  <w:num w:numId="3">
    <w:abstractNumId w:val="11"/>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0"/>
  </w:num>
  <w:num w:numId="6">
    <w:abstractNumId w:val="30"/>
  </w:num>
  <w:num w:numId="7">
    <w:abstractNumId w:val="14"/>
  </w:num>
  <w:num w:numId="8">
    <w:abstractNumId w:val="35"/>
  </w:num>
  <w:num w:numId="9">
    <w:abstractNumId w:val="62"/>
  </w:num>
  <w:num w:numId="10">
    <w:abstractNumId w:val="71"/>
  </w:num>
  <w:num w:numId="1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4"/>
  </w:num>
  <w:num w:numId="13">
    <w:abstractNumId w:val="54"/>
  </w:num>
  <w:num w:numId="14">
    <w:abstractNumId w:val="52"/>
  </w:num>
  <w:num w:numId="15">
    <w:abstractNumId w:val="15"/>
  </w:num>
  <w:num w:numId="16">
    <w:abstractNumId w:val="60"/>
  </w:num>
  <w:num w:numId="17">
    <w:abstractNumId w:val="32"/>
  </w:num>
  <w:num w:numId="18">
    <w:abstractNumId w:val="27"/>
  </w:num>
  <w:num w:numId="19">
    <w:abstractNumId w:val="21"/>
  </w:num>
  <w:num w:numId="20">
    <w:abstractNumId w:val="53"/>
  </w:num>
  <w:num w:numId="21">
    <w:abstractNumId w:val="72"/>
  </w:num>
  <w:num w:numId="22">
    <w:abstractNumId w:val="96"/>
  </w:num>
  <w:num w:numId="23">
    <w:abstractNumId w:val="66"/>
  </w:num>
  <w:num w:numId="24">
    <w:abstractNumId w:val="44"/>
  </w:num>
  <w:num w:numId="25">
    <w:abstractNumId w:val="13"/>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9"/>
  </w:num>
  <w:num w:numId="31">
    <w:abstractNumId w:val="63"/>
  </w:num>
  <w:num w:numId="32">
    <w:abstractNumId w:val="28"/>
  </w:num>
  <w:num w:numId="33">
    <w:abstractNumId w:val="41"/>
  </w:num>
  <w:num w:numId="34">
    <w:abstractNumId w:val="23"/>
  </w:num>
  <w:num w:numId="35">
    <w:abstractNumId w:val="89"/>
  </w:num>
  <w:num w:numId="36">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0"/>
  </w:num>
  <w:num w:numId="3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2"/>
  </w:num>
  <w:num w:numId="40">
    <w:abstractNumId w:val="64"/>
  </w:num>
  <w:num w:numId="4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num>
  <w:num w:numId="43">
    <w:abstractNumId w:val="25"/>
  </w:num>
  <w:num w:numId="44">
    <w:abstractNumId w:val="86"/>
  </w:num>
  <w:num w:numId="45">
    <w:abstractNumId w:val="12"/>
  </w:num>
  <w:num w:numId="46">
    <w:abstractNumId w:val="56"/>
  </w:num>
  <w:num w:numId="47">
    <w:abstractNumId w:val="49"/>
  </w:num>
  <w:num w:numId="48">
    <w:abstractNumId w:val="22"/>
  </w:num>
  <w:num w:numId="49">
    <w:abstractNumId w:val="80"/>
  </w:num>
  <w:num w:numId="50">
    <w:abstractNumId w:val="10"/>
  </w:num>
  <w:num w:numId="51">
    <w:abstractNumId w:val="78"/>
  </w:num>
  <w:num w:numId="52">
    <w:abstractNumId w:val="3"/>
  </w:num>
  <w:num w:numId="53">
    <w:abstractNumId w:val="0"/>
  </w:num>
  <w:num w:numId="54">
    <w:abstractNumId w:val="42"/>
  </w:num>
  <w:num w:numId="55">
    <w:abstractNumId w:val="67"/>
  </w:num>
  <w:num w:numId="56">
    <w:abstractNumId w:val="39"/>
  </w:num>
  <w:num w:numId="57">
    <w:abstractNumId w:val="68"/>
  </w:num>
  <w:num w:numId="5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
  </w:num>
  <w:num w:numId="60">
    <w:abstractNumId w:val="79"/>
  </w:num>
  <w:num w:numId="61">
    <w:abstractNumId w:val="34"/>
  </w:num>
  <w:num w:numId="62">
    <w:abstractNumId w:val="46"/>
  </w:num>
  <w:num w:numId="63">
    <w:abstractNumId w:val="93"/>
  </w:num>
  <w:num w:numId="64">
    <w:abstractNumId w:val="75"/>
  </w:num>
  <w:num w:numId="65">
    <w:abstractNumId w:val="77"/>
  </w:num>
  <w:num w:numId="66">
    <w:abstractNumId w:val="51"/>
  </w:num>
  <w:num w:numId="67">
    <w:abstractNumId w:val="43"/>
  </w:num>
  <w:num w:numId="68">
    <w:abstractNumId w:val="4"/>
  </w:num>
  <w:num w:numId="69">
    <w:abstractNumId w:val="91"/>
  </w:num>
  <w:num w:numId="70">
    <w:abstractNumId w:val="47"/>
  </w:num>
  <w:num w:numId="71">
    <w:abstractNumId w:val="88"/>
  </w:num>
  <w:num w:numId="7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9"/>
  </w:num>
  <w:num w:numId="75">
    <w:abstractNumId w:val="95"/>
  </w:num>
  <w:num w:numId="76">
    <w:abstractNumId w:val="2"/>
  </w:num>
  <w:num w:numId="77">
    <w:abstractNumId w:val="70"/>
  </w:num>
  <w:num w:numId="78">
    <w:abstractNumId w:val="65"/>
  </w:num>
  <w:num w:numId="79">
    <w:abstractNumId w:val="83"/>
  </w:num>
  <w:num w:numId="80">
    <w:abstractNumId w:val="50"/>
  </w:num>
  <w:num w:numId="81">
    <w:abstractNumId w:val="61"/>
  </w:num>
  <w:num w:numId="82">
    <w:abstractNumId w:val="57"/>
  </w:num>
  <w:num w:numId="83">
    <w:abstractNumId w:val="17"/>
  </w:num>
  <w:num w:numId="84">
    <w:abstractNumId w:val="8"/>
  </w:num>
  <w:num w:numId="85">
    <w:abstractNumId w:val="73"/>
  </w:num>
  <w:num w:numId="86">
    <w:abstractNumId w:val="76"/>
  </w:num>
  <w:num w:numId="87">
    <w:abstractNumId w:val="55"/>
  </w:num>
  <w:num w:numId="88">
    <w:abstractNumId w:val="74"/>
  </w:num>
  <w:num w:numId="8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4"/>
  </w:num>
  <w:num w:numId="91">
    <w:abstractNumId w:val="87"/>
  </w:num>
  <w:num w:numId="92">
    <w:abstractNumId w:val="33"/>
  </w:num>
  <w:num w:numId="93">
    <w:abstractNumId w:val="26"/>
  </w:num>
  <w:num w:numId="94">
    <w:abstractNumId w:val="31"/>
  </w:num>
  <w:num w:numId="95">
    <w:abstractNumId w:val="58"/>
  </w:num>
  <w:num w:numId="9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8"/>
  </w:num>
  <w:num w:numId="98">
    <w:abstractNumId w:val="37"/>
  </w:num>
  <w:num w:numId="99">
    <w:abstractNumId w:val="24"/>
  </w:num>
  <w:num w:numId="100">
    <w:abstractNumId w:val="69"/>
  </w:num>
  <w:num w:numId="101">
    <w:abstractNumId w:val="20"/>
  </w:num>
  <w:num w:numId="102">
    <w:abstractNumId w:val="36"/>
  </w:num>
  <w:num w:numId="103">
    <w:abstractNumId w:val="81"/>
  </w:num>
  <w:num w:numId="104">
    <w:abstractNumId w:val="92"/>
  </w:num>
  <w:num w:numId="105">
    <w:abstractNumId w:val="59"/>
  </w:num>
  <w:num w:numId="106">
    <w:abstractNumId w:val="18"/>
  </w:num>
  <w:num w:numId="107">
    <w:abstractNumId w:val="29"/>
  </w:num>
  <w:num w:numId="108">
    <w:abstractNumId w:val="85"/>
  </w:num>
  <w:num w:numId="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81B11"/>
    <w:rsid w:val="46384705"/>
    <w:rsid w:val="73770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GIF"/><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3674</TotalTime>
  <ScaleCrop>false</ScaleCrop>
  <LinksUpToDate>false</LinksUpToDate>
  <CharactersWithSpaces>0</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2022-02-17T07:48:00Z</dcterms:created>
  <dc:creator>dell</dc:creator>
  <cp:lastModifiedBy>Ki怪.</cp:lastModifiedBy>
  <dcterms:modified xsi:type="dcterms:W3CDTF">2022-02-20T14:30:04Z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56AF1023A6DB4A23A1BCE61DBF9CAC19</vt:lpwstr>
  </property>
</Properties>
</file>